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D05DB" w:rsidRDefault="00BD05DB" w:rsidP="00E437FB">
      <w:pPr>
        <w:spacing w:beforeLines="50" w:before="156" w:afterLines="50" w:after="156"/>
        <w:jc w:val="center"/>
        <w:rPr>
          <w:rFonts w:hint="eastAsia"/>
          <w:b/>
        </w:rPr>
      </w:pPr>
      <w:bookmarkStart w:id="0" w:name="_GoBack"/>
      <w:bookmarkEnd w:id="0"/>
      <w:r w:rsidRPr="00C52618">
        <w:rPr>
          <w:rFonts w:hint="eastAsia"/>
          <w:b/>
        </w:rPr>
        <w:t>一种</w:t>
      </w:r>
      <w:r w:rsidR="00212785">
        <w:rPr>
          <w:rFonts w:hint="eastAsia"/>
          <w:b/>
        </w:rPr>
        <w:t>多层架构</w:t>
      </w:r>
      <w:r w:rsidR="009C6C5E">
        <w:rPr>
          <w:rFonts w:hint="eastAsia"/>
          <w:b/>
        </w:rPr>
        <w:t>嵌入式</w:t>
      </w:r>
      <w:r w:rsidRPr="00C52618">
        <w:rPr>
          <w:rFonts w:hint="eastAsia"/>
          <w:b/>
        </w:rPr>
        <w:t>PLC</w:t>
      </w:r>
      <w:r w:rsidR="00FE3C3C">
        <w:rPr>
          <w:rFonts w:hint="eastAsia"/>
          <w:b/>
        </w:rPr>
        <w:t>扩展</w:t>
      </w:r>
      <w:r w:rsidRPr="00C52618">
        <w:rPr>
          <w:rFonts w:hint="eastAsia"/>
          <w:b/>
        </w:rPr>
        <w:t>CNC</w:t>
      </w:r>
      <w:r w:rsidR="00212785">
        <w:rPr>
          <w:rFonts w:hint="eastAsia"/>
          <w:b/>
        </w:rPr>
        <w:t>的方法</w:t>
      </w:r>
      <w:r w:rsidRPr="00C52618">
        <w:rPr>
          <w:rFonts w:hint="eastAsia"/>
          <w:b/>
        </w:rPr>
        <w:t>研究</w:t>
      </w:r>
    </w:p>
    <w:p w:rsidR="00C52618" w:rsidRPr="00C52618" w:rsidRDefault="00C52618" w:rsidP="00C52618">
      <w:pPr>
        <w:jc w:val="center"/>
        <w:rPr>
          <w:rFonts w:hint="eastAsia"/>
          <w:b/>
        </w:rPr>
      </w:pPr>
    </w:p>
    <w:p w:rsidR="00233187" w:rsidRDefault="00565608" w:rsidP="003B35BA">
      <w:pPr>
        <w:rPr>
          <w:rFonts w:hint="eastAsia"/>
        </w:rPr>
      </w:pPr>
      <w:r>
        <w:rPr>
          <w:rFonts w:hint="eastAsia"/>
        </w:rPr>
        <w:t>摘要：</w:t>
      </w:r>
      <w:r w:rsidR="00233187">
        <w:rPr>
          <w:rFonts w:hint="eastAsia"/>
        </w:rPr>
        <w:t>本文实现了</w:t>
      </w:r>
      <w:r w:rsidR="00650036">
        <w:rPr>
          <w:rFonts w:hint="eastAsia"/>
        </w:rPr>
        <w:t>一种</w:t>
      </w:r>
      <w:r w:rsidR="00233187">
        <w:rPr>
          <w:rFonts w:hint="eastAsia"/>
        </w:rPr>
        <w:t>在嵌入式</w:t>
      </w:r>
      <w:r w:rsidR="00233187">
        <w:rPr>
          <w:rFonts w:hint="eastAsia"/>
        </w:rPr>
        <w:t>PLC</w:t>
      </w:r>
      <w:r w:rsidR="00233187">
        <w:rPr>
          <w:rFonts w:hint="eastAsia"/>
        </w:rPr>
        <w:t>中扩展</w:t>
      </w:r>
      <w:r w:rsidR="00233187">
        <w:rPr>
          <w:rFonts w:hint="eastAsia"/>
        </w:rPr>
        <w:t>CNC</w:t>
      </w:r>
      <w:r w:rsidR="00650036">
        <w:rPr>
          <w:rFonts w:hint="eastAsia"/>
        </w:rPr>
        <w:t>的方法。</w:t>
      </w:r>
      <w:r w:rsidR="005650A1">
        <w:rPr>
          <w:rFonts w:hint="eastAsia"/>
        </w:rPr>
        <w:t>嵌入式</w:t>
      </w:r>
      <w:r w:rsidR="005650A1">
        <w:rPr>
          <w:rFonts w:hint="eastAsia"/>
        </w:rPr>
        <w:t>PLC</w:t>
      </w:r>
      <w:r w:rsidR="005650A1">
        <w:rPr>
          <w:rFonts w:hint="eastAsia"/>
        </w:rPr>
        <w:t>采用彼此独立的多层架构</w:t>
      </w:r>
      <w:r w:rsidR="00266847">
        <w:rPr>
          <w:rFonts w:hint="eastAsia"/>
        </w:rPr>
        <w:t>，</w:t>
      </w:r>
      <w:r w:rsidR="003748B9">
        <w:rPr>
          <w:rFonts w:hint="eastAsia"/>
        </w:rPr>
        <w:t>在控制程序层</w:t>
      </w:r>
      <w:r w:rsidR="00C42134">
        <w:rPr>
          <w:rFonts w:hint="eastAsia"/>
        </w:rPr>
        <w:t>上增加一个</w:t>
      </w:r>
      <w:r w:rsidR="00C42134">
        <w:rPr>
          <w:rFonts w:hint="eastAsia"/>
        </w:rPr>
        <w:t>CNC</w:t>
      </w:r>
      <w:r w:rsidR="00C42134">
        <w:rPr>
          <w:rFonts w:hint="eastAsia"/>
        </w:rPr>
        <w:t>层，实现对工艺流程和参数的调整。</w:t>
      </w:r>
      <w:r w:rsidR="00AE2916">
        <w:rPr>
          <w:rFonts w:hint="eastAsia"/>
        </w:rPr>
        <w:t>在采用多线程的执行系统增加一个</w:t>
      </w:r>
      <w:r w:rsidR="00AE2916">
        <w:rPr>
          <w:rFonts w:hint="eastAsia"/>
        </w:rPr>
        <w:t>CNC</w:t>
      </w:r>
      <w:r w:rsidR="00AE2916">
        <w:rPr>
          <w:rFonts w:hint="eastAsia"/>
        </w:rPr>
        <w:t>驱动线程，用来解析</w:t>
      </w:r>
      <w:r w:rsidR="00843293">
        <w:rPr>
          <w:rFonts w:hint="eastAsia"/>
        </w:rPr>
        <w:t>和驱动</w:t>
      </w:r>
      <w:r w:rsidR="00843293">
        <w:rPr>
          <w:rFonts w:hint="eastAsia"/>
        </w:rPr>
        <w:t>CNC</w:t>
      </w:r>
      <w:r w:rsidR="00843293">
        <w:rPr>
          <w:rFonts w:hint="eastAsia"/>
        </w:rPr>
        <w:t>程序。</w:t>
      </w:r>
    </w:p>
    <w:p w:rsidR="00565608" w:rsidRDefault="00565608">
      <w:pPr>
        <w:rPr>
          <w:rFonts w:hint="eastAsia"/>
        </w:rPr>
      </w:pPr>
      <w:r>
        <w:rPr>
          <w:rFonts w:hint="eastAsia"/>
        </w:rPr>
        <w:t>关键字：</w:t>
      </w:r>
      <w:r w:rsidR="00065EB7">
        <w:rPr>
          <w:rFonts w:hint="eastAsia"/>
        </w:rPr>
        <w:t xml:space="preserve">embedded </w:t>
      </w:r>
      <w:r>
        <w:rPr>
          <w:rFonts w:hint="eastAsia"/>
        </w:rPr>
        <w:t>PLC</w:t>
      </w:r>
      <w:r w:rsidR="00AC5199">
        <w:rPr>
          <w:rFonts w:hint="eastAsia"/>
        </w:rPr>
        <w:t>，</w:t>
      </w:r>
      <w:r w:rsidR="00065EB7">
        <w:rPr>
          <w:rFonts w:hint="eastAsia"/>
        </w:rPr>
        <w:t>CNC</w:t>
      </w:r>
      <w:r w:rsidR="00065EB7">
        <w:rPr>
          <w:rFonts w:hint="eastAsia"/>
        </w:rPr>
        <w:t>，</w:t>
      </w:r>
      <w:r w:rsidR="00065EB7">
        <w:rPr>
          <w:rFonts w:hint="eastAsia"/>
        </w:rPr>
        <w:t>motion control</w:t>
      </w:r>
    </w:p>
    <w:p w:rsidR="00565608" w:rsidRDefault="00565608" w:rsidP="007334D2">
      <w:pPr>
        <w:pStyle w:val="2"/>
        <w:numPr>
          <w:ilvl w:val="0"/>
          <w:numId w:val="2"/>
        </w:numPr>
        <w:rPr>
          <w:rFonts w:hint="eastAsia"/>
          <w:sz w:val="28"/>
        </w:rPr>
      </w:pPr>
      <w:r>
        <w:rPr>
          <w:rFonts w:hint="eastAsia"/>
          <w:sz w:val="28"/>
        </w:rPr>
        <w:t>引言</w:t>
      </w:r>
    </w:p>
    <w:p w:rsidR="00F34315" w:rsidRPr="008A29F6" w:rsidRDefault="00916993" w:rsidP="00F34315">
      <w:pPr>
        <w:ind w:firstLineChars="200" w:firstLine="420"/>
        <w:rPr>
          <w:szCs w:val="21"/>
        </w:rPr>
      </w:pPr>
      <w:r w:rsidRPr="00916993">
        <w:rPr>
          <w:rFonts w:hint="eastAsia"/>
        </w:rPr>
        <w:t>PLC</w:t>
      </w:r>
      <w:r w:rsidRPr="00916993">
        <w:rPr>
          <w:rFonts w:hint="eastAsia"/>
        </w:rPr>
        <w:t>以其稳定</w:t>
      </w:r>
      <w:r w:rsidR="00E16EB0" w:rsidRPr="00916993">
        <w:rPr>
          <w:rFonts w:hint="eastAsia"/>
        </w:rPr>
        <w:t>可靠</w:t>
      </w:r>
      <w:r>
        <w:rPr>
          <w:rFonts w:hint="eastAsia"/>
        </w:rPr>
        <w:t>和使用方便</w:t>
      </w:r>
      <w:r w:rsidR="008040E4">
        <w:rPr>
          <w:rFonts w:hint="eastAsia"/>
        </w:rPr>
        <w:t>的特性广泛应用于工业控制领域，</w:t>
      </w:r>
      <w:r w:rsidR="00406C9D">
        <w:rPr>
          <w:rFonts w:hint="eastAsia"/>
        </w:rPr>
        <w:t>早期</w:t>
      </w:r>
      <w:r w:rsidR="008040E4">
        <w:rPr>
          <w:rFonts w:hint="eastAsia"/>
        </w:rPr>
        <w:t>主要用于</w:t>
      </w:r>
      <w:r w:rsidR="001C1AC9">
        <w:rPr>
          <w:rFonts w:hint="eastAsia"/>
        </w:rPr>
        <w:t>逻辑</w:t>
      </w:r>
      <w:r w:rsidR="008040E4">
        <w:rPr>
          <w:rFonts w:hint="eastAsia"/>
        </w:rPr>
        <w:t>控制</w:t>
      </w:r>
      <w:r w:rsidR="00527640">
        <w:rPr>
          <w:rFonts w:hint="eastAsia"/>
        </w:rPr>
        <w:t>[</w:t>
      </w:r>
      <w:r w:rsidR="00856531">
        <w:rPr>
          <w:rFonts w:hint="eastAsia"/>
        </w:rPr>
        <w:t>0,</w:t>
      </w:r>
      <w:r w:rsidR="00527640">
        <w:rPr>
          <w:rFonts w:hint="eastAsia"/>
        </w:rPr>
        <w:t>1]</w:t>
      </w:r>
      <w:r w:rsidR="00444734">
        <w:rPr>
          <w:rFonts w:hint="eastAsia"/>
        </w:rPr>
        <w:t>。但是随着控制过程越来越复杂和要求越来越高</w:t>
      </w:r>
      <w:r w:rsidR="009E0040">
        <w:rPr>
          <w:rFonts w:hint="eastAsia"/>
        </w:rPr>
        <w:t>，控制更趋分散化、</w:t>
      </w:r>
      <w:r w:rsidR="00444734">
        <w:rPr>
          <w:rFonts w:hint="eastAsia"/>
        </w:rPr>
        <w:t>个性化</w:t>
      </w:r>
      <w:r w:rsidR="009E0040">
        <w:rPr>
          <w:rFonts w:hint="eastAsia"/>
        </w:rPr>
        <w:t>和智能化</w:t>
      </w:r>
      <w:r w:rsidR="00444734">
        <w:rPr>
          <w:rFonts w:hint="eastAsia"/>
        </w:rPr>
        <w:t>，传统</w:t>
      </w:r>
      <w:r w:rsidR="00444734">
        <w:rPr>
          <w:rFonts w:hint="eastAsia"/>
        </w:rPr>
        <w:t>PLC</w:t>
      </w:r>
      <w:r w:rsidR="00444734">
        <w:rPr>
          <w:rFonts w:hint="eastAsia"/>
        </w:rPr>
        <w:t>在这些方面都显得力不从心，制约了</w:t>
      </w:r>
      <w:r w:rsidR="00444734">
        <w:rPr>
          <w:rFonts w:hint="eastAsia"/>
        </w:rPr>
        <w:t>PLC</w:t>
      </w:r>
      <w:r w:rsidR="00444734">
        <w:rPr>
          <w:rFonts w:hint="eastAsia"/>
        </w:rPr>
        <w:t>的发展</w:t>
      </w:r>
      <w:r w:rsidR="000A677A">
        <w:rPr>
          <w:rFonts w:hint="eastAsia"/>
        </w:rPr>
        <w:t>。</w:t>
      </w:r>
      <w:r w:rsidR="0012309E">
        <w:rPr>
          <w:rFonts w:hint="eastAsia"/>
        </w:rPr>
        <w:t>因此不少学者开展了大量研究来增强</w:t>
      </w:r>
      <w:r w:rsidR="0012309E">
        <w:rPr>
          <w:rFonts w:hint="eastAsia"/>
        </w:rPr>
        <w:t>PLC</w:t>
      </w:r>
      <w:r w:rsidR="00616222">
        <w:rPr>
          <w:rFonts w:hint="eastAsia"/>
        </w:rPr>
        <w:t>性能</w:t>
      </w:r>
      <w:r w:rsidR="0012309E">
        <w:rPr>
          <w:rFonts w:hint="eastAsia"/>
        </w:rPr>
        <w:t>，</w:t>
      </w:r>
      <w:r w:rsidR="00F34315">
        <w:rPr>
          <w:rFonts w:hint="eastAsia"/>
        </w:rPr>
        <w:t>如通过算法及相应的功能模块增强</w:t>
      </w:r>
      <w:r w:rsidR="00F34315">
        <w:rPr>
          <w:rFonts w:hint="eastAsia"/>
        </w:rPr>
        <w:t>PLC[2]</w:t>
      </w:r>
      <w:r w:rsidR="00F34315">
        <w:rPr>
          <w:rFonts w:hint="eastAsia"/>
        </w:rPr>
        <w:t>，通过设计方法提高</w:t>
      </w:r>
      <w:r w:rsidR="00F34315">
        <w:rPr>
          <w:rFonts w:hint="eastAsia"/>
        </w:rPr>
        <w:t>PLC</w:t>
      </w:r>
      <w:r w:rsidR="00F34315">
        <w:rPr>
          <w:rFonts w:hint="eastAsia"/>
        </w:rPr>
        <w:t>安全性和可靠性</w:t>
      </w:r>
      <w:r w:rsidR="00F34315">
        <w:rPr>
          <w:rFonts w:hint="eastAsia"/>
        </w:rPr>
        <w:t>[3,4,5]</w:t>
      </w:r>
      <w:r w:rsidR="00F34315">
        <w:rPr>
          <w:rFonts w:hint="eastAsia"/>
        </w:rPr>
        <w:t>以及通过预测和发现用</w:t>
      </w:r>
      <w:r w:rsidR="00F34315">
        <w:rPr>
          <w:rFonts w:hint="eastAsia"/>
        </w:rPr>
        <w:t>IEC61131-3</w:t>
      </w:r>
      <w:r w:rsidR="00F34315">
        <w:rPr>
          <w:rFonts w:hint="eastAsia"/>
        </w:rPr>
        <w:t>标准语言开发的控制程序中的错误提高程序质量</w:t>
      </w:r>
      <w:r w:rsidR="00F34315">
        <w:rPr>
          <w:rFonts w:hint="eastAsia"/>
        </w:rPr>
        <w:t>[6]</w:t>
      </w:r>
      <w:r w:rsidR="00F34315">
        <w:rPr>
          <w:rFonts w:hint="eastAsia"/>
        </w:rPr>
        <w:t>。</w:t>
      </w:r>
      <w:r w:rsidR="00EF11A5">
        <w:rPr>
          <w:rFonts w:hint="eastAsia"/>
        </w:rPr>
        <w:t>除了增强</w:t>
      </w:r>
      <w:r w:rsidR="00EF11A5">
        <w:rPr>
          <w:rFonts w:hint="eastAsia"/>
        </w:rPr>
        <w:t>PLC</w:t>
      </w:r>
      <w:r w:rsidR="00A8356A">
        <w:rPr>
          <w:rFonts w:hint="eastAsia"/>
        </w:rPr>
        <w:t>本身的</w:t>
      </w:r>
      <w:r w:rsidR="00EF11A5">
        <w:rPr>
          <w:rFonts w:hint="eastAsia"/>
        </w:rPr>
        <w:t>性能外，</w:t>
      </w:r>
      <w:r w:rsidR="00F34315">
        <w:rPr>
          <w:rFonts w:hint="eastAsia"/>
        </w:rPr>
        <w:t>随着集成电路技术的飞速发展，</w:t>
      </w:r>
      <w:r w:rsidR="00F34315">
        <w:rPr>
          <w:rFonts w:hint="eastAsia"/>
        </w:rPr>
        <w:t>PLC</w:t>
      </w:r>
      <w:r w:rsidR="00F34315">
        <w:rPr>
          <w:rFonts w:hint="eastAsia"/>
        </w:rPr>
        <w:t>的功能也得到增强，</w:t>
      </w:r>
      <w:r w:rsidR="00A8356A">
        <w:rPr>
          <w:rFonts w:hint="eastAsia"/>
        </w:rPr>
        <w:t>目前</w:t>
      </w:r>
      <w:r w:rsidR="00F34315" w:rsidRPr="008A29F6">
        <w:rPr>
          <w:rFonts w:hint="eastAsia"/>
          <w:szCs w:val="21"/>
        </w:rPr>
        <w:t>PLC</w:t>
      </w:r>
      <w:r w:rsidR="00A8356A">
        <w:rPr>
          <w:rFonts w:hint="eastAsia"/>
          <w:szCs w:val="21"/>
        </w:rPr>
        <w:t>普遍</w:t>
      </w:r>
      <w:r w:rsidR="00F34315" w:rsidRPr="008A29F6">
        <w:rPr>
          <w:rFonts w:hint="eastAsia"/>
          <w:szCs w:val="21"/>
        </w:rPr>
        <w:t>具备</w:t>
      </w:r>
      <w:r w:rsidR="00A8356A">
        <w:rPr>
          <w:rFonts w:hint="eastAsia"/>
          <w:szCs w:val="21"/>
        </w:rPr>
        <w:t>了</w:t>
      </w:r>
      <w:r w:rsidR="00F34315" w:rsidRPr="008A29F6">
        <w:rPr>
          <w:rFonts w:hint="eastAsia"/>
          <w:szCs w:val="21"/>
        </w:rPr>
        <w:t>运动控制能力，如定位控制、直线插补、圆弧插补等</w:t>
      </w:r>
      <w:r w:rsidR="00F34315">
        <w:rPr>
          <w:rFonts w:hint="eastAsia"/>
          <w:szCs w:val="21"/>
        </w:rPr>
        <w:t>，并得到了广泛的应用</w:t>
      </w:r>
      <w:r w:rsidR="00F34315" w:rsidRPr="00BA60A4">
        <w:rPr>
          <w:rFonts w:hint="eastAsia"/>
          <w:szCs w:val="21"/>
        </w:rPr>
        <w:t>【</w:t>
      </w:r>
      <w:r w:rsidR="00027CEC">
        <w:rPr>
          <w:rFonts w:hint="eastAsia"/>
          <w:szCs w:val="21"/>
        </w:rPr>
        <w:t>35,36</w:t>
      </w:r>
      <w:r w:rsidR="00981A61" w:rsidRPr="00BA60A4">
        <w:rPr>
          <w:rFonts w:hint="eastAsia"/>
          <w:szCs w:val="21"/>
        </w:rPr>
        <w:t>,39, 48,49,50,51</w:t>
      </w:r>
      <w:r w:rsidR="00981A61" w:rsidRPr="00BA60A4">
        <w:rPr>
          <w:rFonts w:hint="eastAsia"/>
          <w:szCs w:val="21"/>
        </w:rPr>
        <w:t>，</w:t>
      </w:r>
      <w:r w:rsidR="00981A61" w:rsidRPr="00BA60A4">
        <w:rPr>
          <w:rFonts w:hint="eastAsia"/>
          <w:szCs w:val="21"/>
        </w:rPr>
        <w:t>52,</w:t>
      </w:r>
      <w:r w:rsidR="00F34315" w:rsidRPr="00BA60A4">
        <w:rPr>
          <w:rFonts w:hint="eastAsia"/>
          <w:szCs w:val="21"/>
        </w:rPr>
        <w:t>】。</w:t>
      </w:r>
    </w:p>
    <w:p w:rsidR="00F34315" w:rsidRDefault="00F34315" w:rsidP="00F34315">
      <w:pPr>
        <w:ind w:firstLineChars="200" w:firstLine="420"/>
        <w:rPr>
          <w:rFonts w:hint="eastAsia"/>
        </w:rPr>
      </w:pPr>
      <w:r>
        <w:rPr>
          <w:rFonts w:hint="eastAsia"/>
        </w:rPr>
        <w:t>PLC</w:t>
      </w:r>
      <w:r>
        <w:rPr>
          <w:rFonts w:hint="eastAsia"/>
        </w:rPr>
        <w:t>运动控制功能的扩展大大简化了控制系统，使得一些简单的运动控制无需专用的运动控制器，通过</w:t>
      </w:r>
      <w:r>
        <w:rPr>
          <w:rFonts w:hint="eastAsia"/>
        </w:rPr>
        <w:t>PLC</w:t>
      </w:r>
      <w:r>
        <w:rPr>
          <w:rFonts w:hint="eastAsia"/>
        </w:rPr>
        <w:t>简单的开发就能完成常用运动控制功能。</w:t>
      </w:r>
      <w:r>
        <w:rPr>
          <w:rFonts w:hint="eastAsia"/>
        </w:rPr>
        <w:t>PLC</w:t>
      </w:r>
      <w:r>
        <w:rPr>
          <w:rFonts w:hint="eastAsia"/>
        </w:rPr>
        <w:t>扩展运动控制的方式多种多样，一种</w:t>
      </w:r>
      <w:r>
        <w:rPr>
          <w:rFonts w:hint="eastAsia"/>
        </w:rPr>
        <w:t>PLC</w:t>
      </w:r>
      <w:r>
        <w:rPr>
          <w:rFonts w:hint="eastAsia"/>
        </w:rPr>
        <w:t>扩展运动的方式是在</w:t>
      </w:r>
      <w:r>
        <w:rPr>
          <w:rFonts w:hint="eastAsia"/>
        </w:rPr>
        <w:t>PLC</w:t>
      </w:r>
      <w:r>
        <w:rPr>
          <w:rFonts w:hint="eastAsia"/>
        </w:rPr>
        <w:t>中集成简单的运动控制功能【</w:t>
      </w:r>
      <w:r w:rsidR="00AE5B71" w:rsidRPr="001A5528">
        <w:rPr>
          <w:rFonts w:hint="eastAsia"/>
        </w:rPr>
        <w:t>37</w:t>
      </w:r>
      <w:r w:rsidR="00AE5B71" w:rsidRPr="001A5528">
        <w:rPr>
          <w:rFonts w:hint="eastAsia"/>
        </w:rPr>
        <w:t>，</w:t>
      </w:r>
      <w:r w:rsidR="00AE5B71" w:rsidRPr="001A5528">
        <w:rPr>
          <w:rFonts w:hint="eastAsia"/>
        </w:rPr>
        <w:t>38,40</w:t>
      </w:r>
      <w:r w:rsidR="00AE5B71" w:rsidRPr="001A5528">
        <w:rPr>
          <w:rFonts w:hint="eastAsia"/>
        </w:rPr>
        <w:t>，</w:t>
      </w:r>
      <w:r w:rsidR="00AE5B71" w:rsidRPr="001A5528">
        <w:rPr>
          <w:rFonts w:hint="eastAsia"/>
        </w:rPr>
        <w:t>47</w:t>
      </w:r>
      <w:r>
        <w:rPr>
          <w:rFonts w:hint="eastAsia"/>
        </w:rPr>
        <w:t>】，即将逻辑控制和运动控制结合在一起。由于运动控制和逻辑控制在同一个循环中完成，因此无法保证运动控制的精度和速度，一般用在一些简单的运动控制领域。另一种方式是通过独立的运动控制模块扩展，通过总线和</w:t>
      </w:r>
      <w:r>
        <w:rPr>
          <w:rFonts w:hint="eastAsia"/>
        </w:rPr>
        <w:t>PLC</w:t>
      </w:r>
      <w:r>
        <w:rPr>
          <w:rFonts w:hint="eastAsia"/>
        </w:rPr>
        <w:t>构成控制系统。运动控制模块有独立的执行结构和开发方式，只通过通信方式和</w:t>
      </w:r>
      <w:r>
        <w:rPr>
          <w:rFonts w:hint="eastAsia"/>
        </w:rPr>
        <w:t>PLC</w:t>
      </w:r>
      <w:r>
        <w:rPr>
          <w:rFonts w:hint="eastAsia"/>
        </w:rPr>
        <w:t>交互，能完成比较复杂的运动控制功能【</w:t>
      </w:r>
      <w:r w:rsidR="007D0D7D" w:rsidRPr="004F4188">
        <w:rPr>
          <w:rFonts w:hint="eastAsia"/>
        </w:rPr>
        <w:t>41</w:t>
      </w:r>
      <w:r w:rsidR="007D0D7D" w:rsidRPr="004F4188">
        <w:rPr>
          <w:rFonts w:hint="eastAsia"/>
        </w:rPr>
        <w:t>，</w:t>
      </w:r>
      <w:r w:rsidR="007D0D7D" w:rsidRPr="004F4188">
        <w:rPr>
          <w:rFonts w:hint="eastAsia"/>
        </w:rPr>
        <w:t>42</w:t>
      </w:r>
      <w:r>
        <w:rPr>
          <w:rFonts w:hint="eastAsia"/>
        </w:rPr>
        <w:t>】</w:t>
      </w:r>
      <w:r w:rsidR="004F4188">
        <w:rPr>
          <w:rFonts w:hint="eastAsia"/>
        </w:rPr>
        <w:t>，如</w:t>
      </w:r>
      <w:r w:rsidR="004F4188" w:rsidRPr="004F4188">
        <w:rPr>
          <w:rFonts w:hint="eastAsia"/>
        </w:rPr>
        <w:t>松下</w:t>
      </w:r>
      <w:r w:rsidR="004F4188" w:rsidRPr="004F4188">
        <w:rPr>
          <w:rFonts w:hint="eastAsia"/>
        </w:rPr>
        <w:t>FP2</w:t>
      </w:r>
      <w:r w:rsidR="004F4188">
        <w:rPr>
          <w:rFonts w:hint="eastAsia"/>
        </w:rPr>
        <w:t>位置控制单元</w:t>
      </w:r>
      <w:r w:rsidR="004F4188">
        <w:rPr>
          <w:rFonts w:hint="eastAsia"/>
        </w:rPr>
        <w:t>[</w:t>
      </w:r>
      <w:r w:rsidR="004F4188" w:rsidRPr="004F4188">
        <w:rPr>
          <w:rFonts w:hint="eastAsia"/>
        </w:rPr>
        <w:t>43</w:t>
      </w:r>
      <w:r w:rsidR="004F4188">
        <w:rPr>
          <w:rFonts w:hint="eastAsia"/>
        </w:rPr>
        <w:t>]</w:t>
      </w:r>
      <w:r>
        <w:rPr>
          <w:rFonts w:hint="eastAsia"/>
        </w:rPr>
        <w:t>。但是这种扩展方式需要用户购买额外的运动控制模块，需要较高的控制成本。</w:t>
      </w:r>
    </w:p>
    <w:p w:rsidR="00CF1378" w:rsidRDefault="000A677A" w:rsidP="00547E86">
      <w:pPr>
        <w:ind w:firstLineChars="200" w:firstLine="420"/>
        <w:rPr>
          <w:rFonts w:hint="eastAsia"/>
        </w:rPr>
      </w:pPr>
      <w:r>
        <w:rPr>
          <w:rFonts w:hint="eastAsia"/>
        </w:rPr>
        <w:t>为了</w:t>
      </w:r>
      <w:r w:rsidR="009E0040">
        <w:rPr>
          <w:rFonts w:hint="eastAsia"/>
        </w:rPr>
        <w:t>使</w:t>
      </w:r>
      <w:r w:rsidR="009E0040">
        <w:rPr>
          <w:rFonts w:hint="eastAsia"/>
        </w:rPr>
        <w:t>PLC</w:t>
      </w:r>
      <w:r w:rsidR="009E0040">
        <w:rPr>
          <w:rFonts w:hint="eastAsia"/>
        </w:rPr>
        <w:t>适应不断提高的</w:t>
      </w:r>
      <w:r w:rsidR="00125851">
        <w:rPr>
          <w:rFonts w:hint="eastAsia"/>
        </w:rPr>
        <w:t>控制需要，</w:t>
      </w:r>
      <w:r w:rsidR="00131E97">
        <w:rPr>
          <w:rFonts w:hint="eastAsia"/>
        </w:rPr>
        <w:t>PLC</w:t>
      </w:r>
      <w:r w:rsidR="00131E97">
        <w:rPr>
          <w:rFonts w:hint="eastAsia"/>
        </w:rPr>
        <w:t>的构造形式发生了重大变化。</w:t>
      </w:r>
      <w:r w:rsidR="009B6BCE">
        <w:rPr>
          <w:rFonts w:hint="eastAsia"/>
        </w:rPr>
        <w:t>原有的</w:t>
      </w:r>
      <w:r w:rsidR="009B6BCE">
        <w:rPr>
          <w:rFonts w:hint="eastAsia"/>
        </w:rPr>
        <w:t>PLC</w:t>
      </w:r>
      <w:r w:rsidR="000841AD">
        <w:rPr>
          <w:rFonts w:hint="eastAsia"/>
        </w:rPr>
        <w:t>所有功能都由</w:t>
      </w:r>
      <w:r w:rsidR="009B6BCE">
        <w:rPr>
          <w:rFonts w:hint="eastAsia"/>
        </w:rPr>
        <w:t>一块</w:t>
      </w:r>
      <w:r w:rsidR="00544998">
        <w:rPr>
          <w:rFonts w:hint="eastAsia"/>
        </w:rPr>
        <w:t>电路板实现，</w:t>
      </w:r>
      <w:r w:rsidR="00043C39">
        <w:rPr>
          <w:rFonts w:hint="eastAsia"/>
        </w:rPr>
        <w:t>并封装在一个盒子内，仅通过</w:t>
      </w:r>
      <w:r w:rsidR="00043C39">
        <w:rPr>
          <w:rFonts w:hint="eastAsia"/>
        </w:rPr>
        <w:t>IO</w:t>
      </w:r>
      <w:r w:rsidR="00043C39">
        <w:rPr>
          <w:rFonts w:hint="eastAsia"/>
        </w:rPr>
        <w:t>端口和通信口与外界交互。</w:t>
      </w:r>
      <w:r w:rsidR="00351F4C">
        <w:rPr>
          <w:rFonts w:hint="eastAsia"/>
        </w:rPr>
        <w:t>在实现方式上</w:t>
      </w:r>
      <w:r w:rsidR="007D1824">
        <w:rPr>
          <w:rFonts w:hint="eastAsia"/>
        </w:rPr>
        <w:t>根据</w:t>
      </w:r>
      <w:r w:rsidR="00E82A64">
        <w:rPr>
          <w:rFonts w:hint="eastAsia"/>
        </w:rPr>
        <w:t>功能</w:t>
      </w:r>
      <w:r w:rsidR="007D1824">
        <w:rPr>
          <w:rFonts w:hint="eastAsia"/>
        </w:rPr>
        <w:t>不同选择使用</w:t>
      </w:r>
      <w:r w:rsidR="007D1824">
        <w:rPr>
          <w:rFonts w:hint="eastAsia"/>
        </w:rPr>
        <w:t>1</w:t>
      </w:r>
      <w:r w:rsidR="007D1824">
        <w:rPr>
          <w:rFonts w:hint="eastAsia"/>
        </w:rPr>
        <w:t>个或多个</w:t>
      </w:r>
      <w:r w:rsidR="007D1824">
        <w:rPr>
          <w:rFonts w:hint="eastAsia"/>
        </w:rPr>
        <w:t>CPU</w:t>
      </w:r>
      <w:r w:rsidR="00351F4C">
        <w:rPr>
          <w:rFonts w:hint="eastAsia"/>
        </w:rPr>
        <w:t>，</w:t>
      </w:r>
      <w:r w:rsidR="00351F4C">
        <w:rPr>
          <w:rFonts w:hint="eastAsia"/>
        </w:rPr>
        <w:t>CPU</w:t>
      </w:r>
      <w:r w:rsidR="00351F4C">
        <w:rPr>
          <w:rFonts w:hint="eastAsia"/>
        </w:rPr>
        <w:t>间通过总线方式连接</w:t>
      </w:r>
      <w:r w:rsidR="00601F42">
        <w:rPr>
          <w:rFonts w:hint="eastAsia"/>
        </w:rPr>
        <w:t>。当使用多个</w:t>
      </w:r>
      <w:r w:rsidR="00601F42">
        <w:rPr>
          <w:rFonts w:hint="eastAsia"/>
        </w:rPr>
        <w:t>CPU</w:t>
      </w:r>
      <w:r w:rsidR="00601F42">
        <w:rPr>
          <w:rFonts w:hint="eastAsia"/>
        </w:rPr>
        <w:t>时，</w:t>
      </w:r>
      <w:r w:rsidR="00372F9B">
        <w:rPr>
          <w:rFonts w:hint="eastAsia"/>
        </w:rPr>
        <w:t>将从</w:t>
      </w:r>
      <w:r w:rsidR="00372F9B">
        <w:rPr>
          <w:rFonts w:hint="eastAsia"/>
        </w:rPr>
        <w:t>CPU</w:t>
      </w:r>
      <w:r w:rsidR="00372F9B">
        <w:rPr>
          <w:rFonts w:hint="eastAsia"/>
        </w:rPr>
        <w:t>数据映射到主</w:t>
      </w:r>
      <w:r w:rsidR="00372F9B">
        <w:rPr>
          <w:rFonts w:hint="eastAsia"/>
        </w:rPr>
        <w:t>CPU</w:t>
      </w:r>
      <w:r w:rsidR="00DE3819">
        <w:rPr>
          <w:rFonts w:hint="eastAsia"/>
        </w:rPr>
        <w:t>实现</w:t>
      </w:r>
      <w:r w:rsidR="00FE3A53">
        <w:rPr>
          <w:rFonts w:hint="eastAsia"/>
        </w:rPr>
        <w:t>统一编程</w:t>
      </w:r>
      <w:r w:rsidR="00AA760A">
        <w:rPr>
          <w:rFonts w:hint="eastAsia"/>
        </w:rPr>
        <w:t>，</w:t>
      </w:r>
      <w:r w:rsidR="00EE7C37">
        <w:rPr>
          <w:rFonts w:hint="eastAsia"/>
        </w:rPr>
        <w:t>如图</w:t>
      </w:r>
      <w:r w:rsidR="00EE7C37">
        <w:rPr>
          <w:rFonts w:hint="eastAsia"/>
        </w:rPr>
        <w:t>1</w:t>
      </w:r>
      <w:r w:rsidR="00EE7C37">
        <w:rPr>
          <w:rFonts w:hint="eastAsia"/>
        </w:rPr>
        <w:t>所示</w:t>
      </w:r>
      <w:r w:rsidR="00547E86">
        <w:rPr>
          <w:rFonts w:hint="eastAsia"/>
        </w:rPr>
        <w:t>。</w:t>
      </w:r>
    </w:p>
    <w:p w:rsidR="00417C10" w:rsidRDefault="00FA669F" w:rsidP="00AF7A4E">
      <w:pPr>
        <w:ind w:firstLineChars="200" w:firstLine="420"/>
        <w:jc w:val="center"/>
        <w:rPr>
          <w:rFonts w:hint="eastAsia"/>
        </w:rPr>
      </w:pPr>
      <w:r>
        <w:object w:dxaOrig="8026" w:dyaOrig="5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64pt;height:165.9pt" o:ole="">
            <v:imagedata r:id="rId8" o:title=""/>
          </v:shape>
          <o:OLEObject Type="Embed" ProgID="Visio.Drawing.11" ShapeID="_x0000_i1044" DrawAspect="Content" ObjectID="_1576311124" r:id="rId9"/>
        </w:object>
      </w:r>
    </w:p>
    <w:p w:rsidR="00AF7A4E" w:rsidRDefault="00AF7A4E" w:rsidP="00AF7A4E">
      <w:pPr>
        <w:ind w:firstLineChars="200" w:firstLine="420"/>
        <w:jc w:val="center"/>
        <w:rPr>
          <w:rFonts w:hint="eastAsia"/>
        </w:rPr>
      </w:pPr>
      <w:r>
        <w:rPr>
          <w:rFonts w:hint="eastAsia"/>
        </w:rPr>
        <w:t>图</w:t>
      </w:r>
      <w:r>
        <w:rPr>
          <w:rFonts w:hint="eastAsia"/>
        </w:rPr>
        <w:t xml:space="preserve">1 </w:t>
      </w:r>
      <w:r>
        <w:rPr>
          <w:rFonts w:hint="eastAsia"/>
        </w:rPr>
        <w:t>一体化</w:t>
      </w:r>
      <w:r>
        <w:rPr>
          <w:rFonts w:hint="eastAsia"/>
        </w:rPr>
        <w:t>PLC</w:t>
      </w:r>
      <w:r>
        <w:rPr>
          <w:rFonts w:hint="eastAsia"/>
        </w:rPr>
        <w:t>结构示意图</w:t>
      </w:r>
    </w:p>
    <w:p w:rsidR="00AF7A4E" w:rsidRDefault="00AF7A4E" w:rsidP="00547E86">
      <w:pPr>
        <w:ind w:firstLineChars="200" w:firstLine="420"/>
        <w:rPr>
          <w:rFonts w:hint="eastAsia"/>
        </w:rPr>
      </w:pPr>
      <w:r>
        <w:rPr>
          <w:rFonts w:hint="eastAsia"/>
        </w:rPr>
        <w:t>后来</w:t>
      </w:r>
      <w:r w:rsidR="0020295E">
        <w:rPr>
          <w:rFonts w:hint="eastAsia"/>
        </w:rPr>
        <w:t>随着</w:t>
      </w:r>
      <w:r w:rsidR="0020295E">
        <w:rPr>
          <w:rFonts w:hint="eastAsia"/>
        </w:rPr>
        <w:t>PLC</w:t>
      </w:r>
      <w:r w:rsidR="0020295E">
        <w:rPr>
          <w:rFonts w:hint="eastAsia"/>
        </w:rPr>
        <w:t>功能的扩展，</w:t>
      </w:r>
      <w:r>
        <w:rPr>
          <w:rFonts w:hint="eastAsia"/>
        </w:rPr>
        <w:t>为了根据控制需要灵活配置控制系统，出现了各类扩展模块，如</w:t>
      </w:r>
      <w:r>
        <w:rPr>
          <w:rFonts w:hint="eastAsia"/>
        </w:rPr>
        <w:t>IO</w:t>
      </w:r>
      <w:r>
        <w:rPr>
          <w:rFonts w:hint="eastAsia"/>
        </w:rPr>
        <w:t>模块、模拟量控制模块、运动控制模块等，</w:t>
      </w:r>
      <w:r>
        <w:rPr>
          <w:rFonts w:hint="eastAsia"/>
        </w:rPr>
        <w:t>PLC</w:t>
      </w:r>
      <w:r>
        <w:rPr>
          <w:rFonts w:hint="eastAsia"/>
        </w:rPr>
        <w:t>可以只保留基本的逻辑控制功能，</w:t>
      </w:r>
      <w:r>
        <w:rPr>
          <w:rFonts w:hint="eastAsia"/>
        </w:rPr>
        <w:lastRenderedPageBreak/>
        <w:t>通过扩展模块实现功能的扩展，如图</w:t>
      </w:r>
      <w:r>
        <w:rPr>
          <w:rFonts w:hint="eastAsia"/>
        </w:rPr>
        <w:t>2</w:t>
      </w:r>
      <w:r>
        <w:rPr>
          <w:rFonts w:hint="eastAsia"/>
        </w:rPr>
        <w:t>所示。</w:t>
      </w:r>
      <w:r>
        <w:rPr>
          <w:rFonts w:hint="eastAsia"/>
        </w:rPr>
        <w:t>PLC</w:t>
      </w:r>
      <w:r>
        <w:rPr>
          <w:rFonts w:hint="eastAsia"/>
        </w:rPr>
        <w:t>和扩展模块间通过工业总线连接，实现数据和命令交互。</w:t>
      </w:r>
    </w:p>
    <w:p w:rsidR="00131E97" w:rsidRDefault="00131E97" w:rsidP="002C35B4">
      <w:pPr>
        <w:ind w:firstLineChars="200" w:firstLine="420"/>
        <w:jc w:val="center"/>
        <w:rPr>
          <w:rFonts w:hint="eastAsia"/>
        </w:rPr>
      </w:pPr>
    </w:p>
    <w:p w:rsidR="00512D99" w:rsidRDefault="00650036" w:rsidP="00AF7A4E">
      <w:pPr>
        <w:ind w:firstLineChars="200" w:firstLine="420"/>
        <w:jc w:val="center"/>
        <w:rPr>
          <w:rFonts w:hint="eastAsia"/>
        </w:rPr>
      </w:pPr>
      <w:r>
        <w:object w:dxaOrig="7856" w:dyaOrig="2210">
          <v:shape id="_x0000_i1027" type="#_x0000_t75" style="width:291.9pt;height:81.9pt" o:ole="">
            <v:imagedata r:id="rId10" o:title=""/>
          </v:shape>
          <o:OLEObject Type="Embed" ProgID="Visio.Drawing.11" ShapeID="_x0000_i1027" DrawAspect="Content" ObjectID="_1576311125" r:id="rId11"/>
        </w:object>
      </w:r>
    </w:p>
    <w:p w:rsidR="00AF7A4E" w:rsidRDefault="00AF7A4E" w:rsidP="00AF7A4E">
      <w:pPr>
        <w:ind w:firstLineChars="200" w:firstLine="420"/>
        <w:jc w:val="center"/>
        <w:rPr>
          <w:rFonts w:hint="eastAsia"/>
        </w:rPr>
      </w:pPr>
      <w:r>
        <w:rPr>
          <w:rFonts w:hint="eastAsia"/>
        </w:rPr>
        <w:t>图</w:t>
      </w:r>
      <w:r>
        <w:rPr>
          <w:rFonts w:hint="eastAsia"/>
        </w:rPr>
        <w:t xml:space="preserve">2 </w:t>
      </w:r>
      <w:r w:rsidR="00CA6ACA">
        <w:rPr>
          <w:rFonts w:hint="eastAsia"/>
        </w:rPr>
        <w:t>模块化扩展</w:t>
      </w:r>
      <w:r w:rsidR="00CA6ACA">
        <w:rPr>
          <w:rFonts w:hint="eastAsia"/>
        </w:rPr>
        <w:t>PLC</w:t>
      </w:r>
      <w:r w:rsidR="00CA6ACA">
        <w:rPr>
          <w:rFonts w:hint="eastAsia"/>
        </w:rPr>
        <w:t>结构示意图</w:t>
      </w:r>
    </w:p>
    <w:p w:rsidR="00AF7A4E" w:rsidRDefault="00AF7A4E" w:rsidP="009A0360">
      <w:pPr>
        <w:ind w:firstLineChars="200" w:firstLine="420"/>
        <w:rPr>
          <w:rFonts w:hint="eastAsia"/>
        </w:rPr>
      </w:pPr>
      <w:r>
        <w:rPr>
          <w:rFonts w:hint="eastAsia"/>
        </w:rPr>
        <w:t>传统</w:t>
      </w:r>
      <w:r>
        <w:rPr>
          <w:rFonts w:hint="eastAsia"/>
        </w:rPr>
        <w:t>PLC</w:t>
      </w:r>
      <w:r>
        <w:rPr>
          <w:rFonts w:hint="eastAsia"/>
        </w:rPr>
        <w:t>难以构建开放的硬件体系结构，随着嵌入式处理器功能的增强，通过一个嵌入式处理器完成多种控制功能已成为可能，这就是目前新兴的嵌入式</w:t>
      </w:r>
      <w:r>
        <w:rPr>
          <w:rFonts w:hint="eastAsia"/>
        </w:rPr>
        <w:t>PLC</w:t>
      </w:r>
      <w:r>
        <w:rPr>
          <w:rFonts w:hint="eastAsia"/>
        </w:rPr>
        <w:t>。嵌入式</w:t>
      </w:r>
      <w:r>
        <w:rPr>
          <w:rFonts w:hint="eastAsia"/>
        </w:rPr>
        <w:t>PLC</w:t>
      </w:r>
      <w:r>
        <w:rPr>
          <w:rFonts w:hint="eastAsia"/>
        </w:rPr>
        <w:t>以嵌入式处理器为核心，按需添加外围电路，</w:t>
      </w:r>
      <w:r w:rsidR="002631CC">
        <w:rPr>
          <w:rFonts w:hint="eastAsia"/>
        </w:rPr>
        <w:t>多个</w:t>
      </w:r>
      <w:r w:rsidR="002631CC">
        <w:rPr>
          <w:rFonts w:hint="eastAsia"/>
        </w:rPr>
        <w:t>PLC</w:t>
      </w:r>
      <w:r w:rsidR="002631CC">
        <w:rPr>
          <w:rFonts w:hint="eastAsia"/>
        </w:rPr>
        <w:t>间可以通过网络连接</w:t>
      </w:r>
      <w:r w:rsidR="00232512">
        <w:rPr>
          <w:rFonts w:hint="eastAsia"/>
        </w:rPr>
        <w:t>，如图</w:t>
      </w:r>
      <w:r w:rsidR="00232512">
        <w:rPr>
          <w:rFonts w:hint="eastAsia"/>
        </w:rPr>
        <w:t>3</w:t>
      </w:r>
      <w:r w:rsidR="00232512">
        <w:rPr>
          <w:rFonts w:hint="eastAsia"/>
        </w:rPr>
        <w:t>所示。嵌入式</w:t>
      </w:r>
      <w:r w:rsidR="00232512">
        <w:rPr>
          <w:rFonts w:hint="eastAsia"/>
        </w:rPr>
        <w:t>PLC</w:t>
      </w:r>
      <w:r>
        <w:rPr>
          <w:rFonts w:hint="eastAsia"/>
        </w:rPr>
        <w:t>在组成形式上更加灵活，不再局限于传统的盒式结构，是未来</w:t>
      </w:r>
      <w:r>
        <w:rPr>
          <w:rFonts w:hint="eastAsia"/>
        </w:rPr>
        <w:t>PLC</w:t>
      </w:r>
      <w:r>
        <w:rPr>
          <w:rFonts w:hint="eastAsia"/>
        </w:rPr>
        <w:t>的发展趋势。</w:t>
      </w:r>
    </w:p>
    <w:p w:rsidR="009E4228" w:rsidRDefault="00D8002E" w:rsidP="00EC2A98">
      <w:pPr>
        <w:ind w:firstLineChars="200" w:firstLine="420"/>
        <w:jc w:val="center"/>
        <w:rPr>
          <w:rFonts w:hint="eastAsia"/>
        </w:rPr>
      </w:pPr>
      <w:r>
        <w:object w:dxaOrig="16003" w:dyaOrig="7161">
          <v:shape id="_x0000_i1028" type="#_x0000_t75" style="width:415.4pt;height:186pt" o:ole="">
            <v:imagedata r:id="rId12" o:title=""/>
          </v:shape>
          <o:OLEObject Type="Embed" ProgID="Visio.Drawing.11" ShapeID="_x0000_i1028" DrawAspect="Content" ObjectID="_1576311126" r:id="rId13"/>
        </w:object>
      </w:r>
      <w:r w:rsidR="00EC2A98">
        <w:rPr>
          <w:rFonts w:hint="eastAsia"/>
        </w:rPr>
        <w:t>图</w:t>
      </w:r>
      <w:r w:rsidR="00EC2A98">
        <w:rPr>
          <w:rFonts w:hint="eastAsia"/>
        </w:rPr>
        <w:t xml:space="preserve">3 </w:t>
      </w:r>
      <w:r w:rsidR="00EC2A98">
        <w:rPr>
          <w:rFonts w:hint="eastAsia"/>
        </w:rPr>
        <w:t>嵌入式</w:t>
      </w:r>
      <w:r w:rsidR="00EC2A98">
        <w:rPr>
          <w:rFonts w:hint="eastAsia"/>
        </w:rPr>
        <w:t>PLC</w:t>
      </w:r>
      <w:r w:rsidR="00EC2A98">
        <w:rPr>
          <w:rFonts w:hint="eastAsia"/>
        </w:rPr>
        <w:t>结构及扩展示意图</w:t>
      </w:r>
    </w:p>
    <w:p w:rsidR="00C76201" w:rsidRDefault="00C76201" w:rsidP="00722233">
      <w:pPr>
        <w:ind w:firstLineChars="200" w:firstLine="420"/>
        <w:rPr>
          <w:rFonts w:hint="eastAsia"/>
        </w:rPr>
      </w:pPr>
    </w:p>
    <w:p w:rsidR="008B7FE7" w:rsidRDefault="006C3E32" w:rsidP="00722233">
      <w:pPr>
        <w:ind w:firstLineChars="200" w:firstLine="420"/>
        <w:rPr>
          <w:rFonts w:hint="eastAsia"/>
        </w:rPr>
      </w:pPr>
      <w:r>
        <w:rPr>
          <w:rFonts w:hint="eastAsia"/>
        </w:rPr>
        <w:t>在</w:t>
      </w:r>
      <w:r w:rsidR="000253F2">
        <w:rPr>
          <w:rFonts w:hint="eastAsia"/>
        </w:rPr>
        <w:t>PLC</w:t>
      </w:r>
      <w:r w:rsidR="000253F2">
        <w:rPr>
          <w:rFonts w:hint="eastAsia"/>
        </w:rPr>
        <w:t>控制程序</w:t>
      </w:r>
      <w:r>
        <w:rPr>
          <w:rFonts w:hint="eastAsia"/>
        </w:rPr>
        <w:t>开发方式上，</w:t>
      </w:r>
      <w:r w:rsidR="00D77F14">
        <w:rPr>
          <w:rFonts w:hint="eastAsia"/>
        </w:rPr>
        <w:t>早期不同</w:t>
      </w:r>
      <w:r w:rsidR="00D77F14">
        <w:rPr>
          <w:rFonts w:hint="eastAsia"/>
        </w:rPr>
        <w:t>PLC</w:t>
      </w:r>
      <w:r w:rsidR="00D77F14">
        <w:rPr>
          <w:rFonts w:hint="eastAsia"/>
        </w:rPr>
        <w:t>厂商支持各自不同的编程方式，缺乏统一的规范。</w:t>
      </w:r>
      <w:r w:rsidR="00157659">
        <w:rPr>
          <w:rFonts w:hint="eastAsia"/>
        </w:rPr>
        <w:t>从上个世纪</w:t>
      </w:r>
      <w:r w:rsidR="00157659">
        <w:rPr>
          <w:rFonts w:hint="eastAsia"/>
        </w:rPr>
        <w:t>80</w:t>
      </w:r>
      <w:r w:rsidR="00157659">
        <w:rPr>
          <w:rFonts w:hint="eastAsia"/>
        </w:rPr>
        <w:t>年代开始，</w:t>
      </w:r>
      <w:r w:rsidR="00157659">
        <w:rPr>
          <w:rFonts w:hint="eastAsia"/>
        </w:rPr>
        <w:t>IEC</w:t>
      </w:r>
      <w:r w:rsidR="00157659">
        <w:rPr>
          <w:rFonts w:hint="eastAsia"/>
        </w:rPr>
        <w:t>国际标准化组织着手制定统一的可编程控制器的国际标准，以对</w:t>
      </w:r>
      <w:r w:rsidR="00157659">
        <w:rPr>
          <w:rFonts w:hint="eastAsia"/>
        </w:rPr>
        <w:t>PLC</w:t>
      </w:r>
      <w:r w:rsidR="00157659">
        <w:rPr>
          <w:rFonts w:hint="eastAsia"/>
        </w:rPr>
        <w:t>未来的发展制定一</w:t>
      </w:r>
      <w:r w:rsidR="003F19CD">
        <w:rPr>
          <w:rFonts w:hint="eastAsia"/>
        </w:rPr>
        <w:t>个</w:t>
      </w:r>
      <w:r w:rsidR="00157659">
        <w:rPr>
          <w:rFonts w:hint="eastAsia"/>
        </w:rPr>
        <w:t>方向或框架，并且相继颁布了一系列的</w:t>
      </w:r>
      <w:r w:rsidR="00157659">
        <w:rPr>
          <w:rFonts w:hint="eastAsia"/>
        </w:rPr>
        <w:t>PLC</w:t>
      </w:r>
      <w:r w:rsidR="00157659">
        <w:rPr>
          <w:rFonts w:hint="eastAsia"/>
        </w:rPr>
        <w:t>标准。其中</w:t>
      </w:r>
      <w:r w:rsidR="00300F0E">
        <w:rPr>
          <w:rFonts w:hint="eastAsia"/>
        </w:rPr>
        <w:t>IEC61131-3</w:t>
      </w:r>
      <w:r w:rsidR="000C6D98">
        <w:rPr>
          <w:rFonts w:hint="eastAsia"/>
        </w:rPr>
        <w:t>【</w:t>
      </w:r>
      <w:r w:rsidR="00921A74" w:rsidRPr="00EB7D7F">
        <w:rPr>
          <w:rFonts w:hint="eastAsia"/>
        </w:rPr>
        <w:t>24,25,45</w:t>
      </w:r>
      <w:r w:rsidR="000C6D98">
        <w:rPr>
          <w:rFonts w:hint="eastAsia"/>
        </w:rPr>
        <w:t>】</w:t>
      </w:r>
      <w:r w:rsidR="00300F0E">
        <w:rPr>
          <w:rFonts w:hint="eastAsia"/>
        </w:rPr>
        <w:t>是工业自动化控制系统的软件设计提供标准化编程语言的国际标准，该标准目前得到了大部分</w:t>
      </w:r>
      <w:r w:rsidR="00300F0E">
        <w:rPr>
          <w:rFonts w:hint="eastAsia"/>
        </w:rPr>
        <w:t>PLC</w:t>
      </w:r>
      <w:r w:rsidR="00300F0E">
        <w:rPr>
          <w:rFonts w:hint="eastAsia"/>
        </w:rPr>
        <w:t>厂商的支持。</w:t>
      </w:r>
      <w:r w:rsidR="00722233">
        <w:rPr>
          <w:rFonts w:hint="eastAsia"/>
        </w:rPr>
        <w:t>它极大地改进了工业控制系统的编程软件质量及提高了软件开发效率；它定义的一系列图形化语言和文本语言，不仅对系统集成商和系统工程师的编程带来很大的方便，而且对最终用户同样会带来很大的方便。</w:t>
      </w:r>
    </w:p>
    <w:p w:rsidR="00A41023" w:rsidRPr="00A41023" w:rsidRDefault="00487B90" w:rsidP="004C79D8">
      <w:pPr>
        <w:ind w:firstLineChars="200" w:firstLine="420"/>
        <w:rPr>
          <w:rFonts w:hint="eastAsia"/>
          <w:lang w:val="en"/>
        </w:rPr>
      </w:pPr>
      <w:r>
        <w:rPr>
          <w:rFonts w:hint="eastAsia"/>
        </w:rPr>
        <w:t>在具备运动控制功能的</w:t>
      </w:r>
      <w:r>
        <w:rPr>
          <w:rFonts w:hint="eastAsia"/>
        </w:rPr>
        <w:t>PLC</w:t>
      </w:r>
      <w:r>
        <w:rPr>
          <w:rFonts w:hint="eastAsia"/>
        </w:rPr>
        <w:t>系统中，开发方式各不相同。</w:t>
      </w:r>
      <w:r w:rsidR="00E7085B">
        <w:rPr>
          <w:rFonts w:hint="eastAsia"/>
        </w:rPr>
        <w:t>在</w:t>
      </w:r>
      <w:r w:rsidR="00E7085B">
        <w:rPr>
          <w:rFonts w:hint="eastAsia"/>
        </w:rPr>
        <w:t>PLC</w:t>
      </w:r>
      <w:r w:rsidR="00E7085B">
        <w:rPr>
          <w:rFonts w:hint="eastAsia"/>
        </w:rPr>
        <w:t>内集成运动控制的，采用</w:t>
      </w:r>
      <w:r w:rsidR="00E7085B">
        <w:rPr>
          <w:rFonts w:hint="eastAsia"/>
        </w:rPr>
        <w:t>PLC</w:t>
      </w:r>
      <w:r w:rsidR="00E7085B">
        <w:rPr>
          <w:rFonts w:hint="eastAsia"/>
        </w:rPr>
        <w:t>开发环境直接开发。对于独立的运动扩展模块，有采用</w:t>
      </w:r>
      <w:r w:rsidR="004A339F">
        <w:rPr>
          <w:rFonts w:hint="eastAsia"/>
        </w:rPr>
        <w:t>G-Code</w:t>
      </w:r>
      <w:r w:rsidR="004A339F">
        <w:rPr>
          <w:rFonts w:hint="eastAsia"/>
        </w:rPr>
        <w:t>开发</w:t>
      </w:r>
      <w:r w:rsidR="00717EDA">
        <w:rPr>
          <w:rFonts w:hint="eastAsia"/>
        </w:rPr>
        <w:t>，如</w:t>
      </w:r>
      <w:r w:rsidR="00717EDA" w:rsidRPr="00717EDA">
        <w:rPr>
          <w:rFonts w:hint="eastAsia"/>
        </w:rPr>
        <w:t>OMRON</w:t>
      </w:r>
      <w:r w:rsidR="00717EDA" w:rsidRPr="00717EDA">
        <w:rPr>
          <w:rFonts w:hint="eastAsia"/>
        </w:rPr>
        <w:t>公司</w:t>
      </w:r>
      <w:r w:rsidR="00717EDA" w:rsidRPr="00717EDA">
        <w:rPr>
          <w:rFonts w:hint="eastAsia"/>
        </w:rPr>
        <w:t>CS1</w:t>
      </w:r>
      <w:r w:rsidR="00717EDA" w:rsidRPr="00717EDA">
        <w:rPr>
          <w:rFonts w:hint="eastAsia"/>
        </w:rPr>
        <w:t>系列</w:t>
      </w:r>
      <w:r w:rsidR="00717EDA" w:rsidRPr="00717EDA">
        <w:rPr>
          <w:rFonts w:hint="eastAsia"/>
        </w:rPr>
        <w:t>PLC</w:t>
      </w:r>
      <w:r w:rsidR="00717EDA" w:rsidRPr="00717EDA">
        <w:rPr>
          <w:rFonts w:hint="eastAsia"/>
        </w:rPr>
        <w:t>的</w:t>
      </w:r>
      <w:r w:rsidR="00717EDA" w:rsidRPr="00717EDA">
        <w:rPr>
          <w:rFonts w:hint="eastAsia"/>
        </w:rPr>
        <w:t>MC421/221</w:t>
      </w:r>
      <w:r w:rsidR="00717EDA">
        <w:rPr>
          <w:rFonts w:hint="eastAsia"/>
        </w:rPr>
        <w:t>；</w:t>
      </w:r>
      <w:r w:rsidR="00FB1F72">
        <w:rPr>
          <w:rFonts w:hint="eastAsia"/>
        </w:rPr>
        <w:t>有通过专用设计语言开发，</w:t>
      </w:r>
      <w:r w:rsidR="00E20C08" w:rsidRPr="00E20C08">
        <w:rPr>
          <w:rFonts w:hint="eastAsia"/>
        </w:rPr>
        <w:t>德国</w:t>
      </w:r>
      <w:r w:rsidR="00E20C08" w:rsidRPr="00E20C08">
        <w:rPr>
          <w:rFonts w:hint="eastAsia"/>
        </w:rPr>
        <w:t>JETTER</w:t>
      </w:r>
      <w:r w:rsidR="00E20C08" w:rsidRPr="00E20C08">
        <w:rPr>
          <w:rFonts w:hint="eastAsia"/>
        </w:rPr>
        <w:t>公司的</w:t>
      </w:r>
      <w:r w:rsidR="00E20C08" w:rsidRPr="00E20C08">
        <w:rPr>
          <w:rFonts w:hint="eastAsia"/>
        </w:rPr>
        <w:t>PROCESS PLC</w:t>
      </w:r>
      <w:r w:rsidR="00E20C08" w:rsidRPr="00E20C08">
        <w:rPr>
          <w:rFonts w:hint="eastAsia"/>
        </w:rPr>
        <w:t>的文字描述型语言</w:t>
      </w:r>
      <w:r w:rsidR="00E20C08" w:rsidRPr="00E20C08">
        <w:rPr>
          <w:rFonts w:hint="eastAsia"/>
        </w:rPr>
        <w:t>SYMPAS</w:t>
      </w:r>
      <w:r w:rsidR="00E20C08">
        <w:rPr>
          <w:rFonts w:hint="eastAsia"/>
        </w:rPr>
        <w:t>【</w:t>
      </w:r>
      <w:r w:rsidR="00E20C08">
        <w:rPr>
          <w:rFonts w:hint="eastAsia"/>
        </w:rPr>
        <w:t>33</w:t>
      </w:r>
      <w:r w:rsidR="00E20C08">
        <w:rPr>
          <w:rFonts w:hint="eastAsia"/>
        </w:rPr>
        <w:t>】，</w:t>
      </w:r>
      <w:r w:rsidR="00862D3E" w:rsidRPr="00325AB2">
        <w:rPr>
          <w:rFonts w:hint="eastAsia"/>
        </w:rPr>
        <w:t>或者在</w:t>
      </w:r>
      <w:r w:rsidR="00862D3E" w:rsidRPr="00325AB2">
        <w:rPr>
          <w:rFonts w:hint="eastAsia"/>
        </w:rPr>
        <w:t>PLC</w:t>
      </w:r>
      <w:r w:rsidR="00862D3E" w:rsidRPr="00325AB2">
        <w:rPr>
          <w:rFonts w:hint="eastAsia"/>
        </w:rPr>
        <w:t>梯形图编程中提供运动控制相关指令</w:t>
      </w:r>
      <w:r w:rsidR="00326F00">
        <w:rPr>
          <w:rFonts w:hint="eastAsia"/>
        </w:rPr>
        <w:t>，</w:t>
      </w:r>
      <w:r w:rsidR="00862D3E" w:rsidRPr="00325AB2">
        <w:rPr>
          <w:rFonts w:hint="eastAsia"/>
        </w:rPr>
        <w:t>如松下</w:t>
      </w:r>
      <w:r w:rsidR="00862D3E" w:rsidRPr="00325AB2">
        <w:rPr>
          <w:rFonts w:hint="eastAsia"/>
        </w:rPr>
        <w:t>FP</w:t>
      </w:r>
      <w:r w:rsidR="00326F00">
        <w:rPr>
          <w:rFonts w:hint="eastAsia"/>
        </w:rPr>
        <w:t>系列</w:t>
      </w:r>
      <w:r w:rsidR="00862D3E" w:rsidRPr="00325AB2">
        <w:rPr>
          <w:rFonts w:hint="eastAsia"/>
        </w:rPr>
        <w:t>PLC</w:t>
      </w:r>
      <w:r w:rsidR="00862D3E" w:rsidRPr="00325AB2">
        <w:rPr>
          <w:rFonts w:hint="eastAsia"/>
        </w:rPr>
        <w:t>【</w:t>
      </w:r>
      <w:r w:rsidR="00862D3E" w:rsidRPr="00325AB2">
        <w:rPr>
          <w:rFonts w:hint="eastAsia"/>
        </w:rPr>
        <w:t>46</w:t>
      </w:r>
      <w:r w:rsidR="00326F00">
        <w:rPr>
          <w:rFonts w:hint="eastAsia"/>
        </w:rPr>
        <w:t>】</w:t>
      </w:r>
      <w:r w:rsidR="00BA448F">
        <w:rPr>
          <w:rFonts w:hint="eastAsia"/>
        </w:rPr>
        <w:t>。</w:t>
      </w:r>
      <w:r w:rsidR="00071C4B">
        <w:rPr>
          <w:rFonts w:hint="eastAsia"/>
        </w:rPr>
        <w:t>为了满足不同的应用需要设计人员需要选择不同的控制器，并采用特定的开发环境和开发方式完成系统的设计和开发，为设计人员带来了极大的麻烦。为了解决这个问题</w:t>
      </w:r>
      <w:r w:rsidR="00071C4B">
        <w:rPr>
          <w:rFonts w:hint="eastAsia"/>
        </w:rPr>
        <w:t xml:space="preserve">PLCOpen TC2 </w:t>
      </w:r>
      <w:r w:rsidR="002C58D7">
        <w:rPr>
          <w:rFonts w:hint="eastAsia"/>
        </w:rPr>
        <w:t>推出</w:t>
      </w:r>
      <w:r w:rsidR="00071C4B">
        <w:rPr>
          <w:rFonts w:hint="eastAsia"/>
        </w:rPr>
        <w:t>了</w:t>
      </w:r>
      <w:r w:rsidR="00071C4B">
        <w:rPr>
          <w:rFonts w:hint="eastAsia"/>
        </w:rPr>
        <w:t>Motion Control</w:t>
      </w:r>
      <w:r w:rsidR="00071C4B">
        <w:rPr>
          <w:rFonts w:hint="eastAsia"/>
        </w:rPr>
        <w:t>标准</w:t>
      </w:r>
      <w:r w:rsidR="00EC76CA">
        <w:rPr>
          <w:rFonts w:hint="eastAsia"/>
        </w:rPr>
        <w:t>【</w:t>
      </w:r>
      <w:r w:rsidR="00587A62" w:rsidRPr="00EB7D7F">
        <w:rPr>
          <w:rFonts w:hint="eastAsia"/>
        </w:rPr>
        <w:t>26,29</w:t>
      </w:r>
      <w:r w:rsidR="00EC76CA">
        <w:rPr>
          <w:rFonts w:hint="eastAsia"/>
        </w:rPr>
        <w:t>】</w:t>
      </w:r>
      <w:r w:rsidR="00071C4B">
        <w:rPr>
          <w:rFonts w:hint="eastAsia"/>
        </w:rPr>
        <w:t>，该标准提供了可在不同硬件平台间复用的标准库，以降低复杂度，同时减少开发和维护的费用</w:t>
      </w:r>
      <w:r w:rsidR="00C16DE7">
        <w:rPr>
          <w:rFonts w:hint="eastAsia"/>
        </w:rPr>
        <w:t>【</w:t>
      </w:r>
      <w:r w:rsidR="00C16DE7" w:rsidRPr="00EB7D7F">
        <w:rPr>
          <w:rFonts w:hint="eastAsia"/>
        </w:rPr>
        <w:t>27</w:t>
      </w:r>
      <w:r w:rsidR="00C16DE7">
        <w:rPr>
          <w:rFonts w:hint="eastAsia"/>
        </w:rPr>
        <w:t>】</w:t>
      </w:r>
      <w:r w:rsidR="00071C4B">
        <w:rPr>
          <w:rFonts w:hint="eastAsia"/>
        </w:rPr>
        <w:t>。</w:t>
      </w:r>
      <w:r w:rsidR="00AA4389">
        <w:rPr>
          <w:rFonts w:hint="eastAsia"/>
        </w:rPr>
        <w:t>目前很多主流开发工具都采用了该开发模式，</w:t>
      </w:r>
      <w:r w:rsidR="00584398">
        <w:rPr>
          <w:rFonts w:hint="eastAsia"/>
        </w:rPr>
        <w:t>如</w:t>
      </w:r>
      <w:r w:rsidR="00BA1374">
        <w:rPr>
          <w:rFonts w:hint="eastAsia"/>
        </w:rPr>
        <w:t>3S</w:t>
      </w:r>
      <w:r w:rsidR="00BA1374">
        <w:rPr>
          <w:rFonts w:hint="eastAsia"/>
        </w:rPr>
        <w:t>公司的</w:t>
      </w:r>
      <w:r w:rsidR="00BA1374">
        <w:rPr>
          <w:rFonts w:hint="eastAsia"/>
        </w:rPr>
        <w:t>CoDeSys</w:t>
      </w:r>
      <w:r w:rsidR="00BA1374">
        <w:rPr>
          <w:rFonts w:hint="eastAsia"/>
        </w:rPr>
        <w:t>和</w:t>
      </w:r>
      <w:r w:rsidR="00BA1374">
        <w:rPr>
          <w:rFonts w:hint="eastAsia"/>
        </w:rPr>
        <w:t>K.W.</w:t>
      </w:r>
      <w:r w:rsidR="00BA1374">
        <w:rPr>
          <w:rFonts w:hint="eastAsia"/>
        </w:rPr>
        <w:t>的</w:t>
      </w:r>
      <w:r w:rsidR="00BA1374">
        <w:t>MULTIPROG</w:t>
      </w:r>
      <w:r w:rsidR="00CE045E">
        <w:rPr>
          <w:rFonts w:hint="eastAsia"/>
        </w:rPr>
        <w:t>。</w:t>
      </w:r>
      <w:r w:rsidR="008A0BC8">
        <w:t xml:space="preserve">CoDeSys </w:t>
      </w:r>
      <w:r w:rsidR="008A0BC8">
        <w:lastRenderedPageBreak/>
        <w:t>Soft</w:t>
      </w:r>
      <w:r w:rsidR="00E50D9C" w:rsidRPr="00E50D9C">
        <w:t>Motion</w:t>
      </w:r>
      <w:r w:rsidR="00E50D9C" w:rsidRPr="00E50D9C">
        <w:t>将</w:t>
      </w:r>
      <w:r w:rsidR="00E50D9C" w:rsidRPr="00E50D9C">
        <w:t>PLC</w:t>
      </w:r>
      <w:r w:rsidR="00E50D9C" w:rsidRPr="00E50D9C">
        <w:t>逻辑控制和运动控制</w:t>
      </w:r>
      <w:r w:rsidR="00E50D9C" w:rsidRPr="00E50D9C">
        <w:t>(Motion Control)</w:t>
      </w:r>
      <w:r w:rsidR="00E50D9C" w:rsidRPr="00E50D9C">
        <w:t>合二为一，</w:t>
      </w:r>
      <w:r w:rsidR="00A41023">
        <w:rPr>
          <w:rFonts w:hint="eastAsia"/>
        </w:rPr>
        <w:t>将运动控制功能工具包集成在</w:t>
      </w:r>
      <w:r w:rsidR="00A41023">
        <w:rPr>
          <w:rFonts w:hint="eastAsia"/>
        </w:rPr>
        <w:t>PLC</w:t>
      </w:r>
      <w:r w:rsidR="00A41023">
        <w:rPr>
          <w:rFonts w:hint="eastAsia"/>
        </w:rPr>
        <w:t>编程系统中，</w:t>
      </w:r>
      <w:r w:rsidR="00944E58">
        <w:rPr>
          <w:rFonts w:hint="eastAsia"/>
        </w:rPr>
        <w:t>采用</w:t>
      </w:r>
      <w:r w:rsidR="00944E58" w:rsidRPr="004B5093">
        <w:t>IEC 61131-3</w:t>
      </w:r>
      <w:r w:rsidR="00944E58" w:rsidRPr="004B5093">
        <w:rPr>
          <w:rFonts w:hint="eastAsia"/>
        </w:rPr>
        <w:t>标准编程语言作为开发手段</w:t>
      </w:r>
      <w:r w:rsidR="009F3CA6" w:rsidRPr="004B5093">
        <w:rPr>
          <w:rFonts w:hint="eastAsia"/>
        </w:rPr>
        <w:t>，</w:t>
      </w:r>
      <w:r w:rsidR="002A2A8B">
        <w:rPr>
          <w:rFonts w:hint="eastAsia"/>
        </w:rPr>
        <w:t>运动控制模遵循</w:t>
      </w:r>
      <w:r w:rsidR="009F3CA6" w:rsidRPr="004B5093">
        <w:t>PLCopen motion</w:t>
      </w:r>
      <w:r w:rsidR="002A2A8B">
        <w:rPr>
          <w:rFonts w:hint="eastAsia"/>
        </w:rPr>
        <w:t xml:space="preserve"> control</w:t>
      </w:r>
      <w:r w:rsidR="002A2A8B">
        <w:rPr>
          <w:rFonts w:hint="eastAsia"/>
        </w:rPr>
        <w:t>标准，以</w:t>
      </w:r>
      <w:r w:rsidR="002A2A8B">
        <w:t>POU</w:t>
      </w:r>
      <w:r w:rsidR="002A2A8B">
        <w:rPr>
          <w:rFonts w:hint="eastAsia"/>
        </w:rPr>
        <w:t>的方式插入</w:t>
      </w:r>
      <w:r w:rsidR="002A2A8B">
        <w:rPr>
          <w:rFonts w:hint="eastAsia"/>
        </w:rPr>
        <w:t>PLC</w:t>
      </w:r>
      <w:r w:rsidR="002A2A8B">
        <w:rPr>
          <w:rFonts w:hint="eastAsia"/>
        </w:rPr>
        <w:t>控制程序</w:t>
      </w:r>
      <w:r w:rsidR="00A41023">
        <w:rPr>
          <w:rFonts w:hint="eastAsia"/>
        </w:rPr>
        <w:t>。</w:t>
      </w:r>
      <w:r w:rsidR="004C79D8">
        <w:rPr>
          <w:rFonts w:hint="eastAsia"/>
        </w:rPr>
        <w:t>对一些复杂的运动控制，还</w:t>
      </w:r>
      <w:r w:rsidR="00462686">
        <w:rPr>
          <w:rFonts w:hint="eastAsia"/>
        </w:rPr>
        <w:t>可扩展</w:t>
      </w:r>
      <w:r w:rsidR="004C79D8">
        <w:rPr>
          <w:rFonts w:hint="eastAsia"/>
        </w:rPr>
        <w:t>CNC POU</w:t>
      </w:r>
      <w:r w:rsidR="004C79D8">
        <w:rPr>
          <w:rFonts w:hint="eastAsia"/>
        </w:rPr>
        <w:t>库（</w:t>
      </w:r>
      <w:r w:rsidR="004C79D8">
        <w:rPr>
          <w:rFonts w:ascii="Arial" w:hAnsi="Arial" w:cs="Arial"/>
          <w:sz w:val="15"/>
          <w:szCs w:val="15"/>
          <w:lang w:val="en"/>
        </w:rPr>
        <w:t>CNC POU library</w:t>
      </w:r>
      <w:r w:rsidR="004C79D8">
        <w:rPr>
          <w:rFonts w:hint="eastAsia"/>
        </w:rPr>
        <w:t>）</w:t>
      </w:r>
      <w:r w:rsidR="00462686">
        <w:rPr>
          <w:rFonts w:hint="eastAsia"/>
        </w:rPr>
        <w:t>，提供如插补等复杂的运动控制功能</w:t>
      </w:r>
      <w:r w:rsidR="004C79D8">
        <w:rPr>
          <w:rFonts w:hint="eastAsia"/>
        </w:rPr>
        <w:t>。</w:t>
      </w:r>
    </w:p>
    <w:p w:rsidR="00C43F32" w:rsidRDefault="00582110" w:rsidP="003F5BD3">
      <w:pPr>
        <w:ind w:firstLineChars="200" w:firstLine="420"/>
        <w:rPr>
          <w:rFonts w:hint="eastAsia"/>
        </w:rPr>
      </w:pPr>
      <w:r>
        <w:rPr>
          <w:rFonts w:hint="eastAsia"/>
          <w:lang w:val="en"/>
        </w:rPr>
        <w:t>通过分析发现</w:t>
      </w:r>
      <w:r w:rsidR="009B2CB5">
        <w:rPr>
          <w:rFonts w:hint="eastAsia"/>
        </w:rPr>
        <w:t>，</w:t>
      </w:r>
      <w:r w:rsidR="003547DA">
        <w:rPr>
          <w:rFonts w:hint="eastAsia"/>
        </w:rPr>
        <w:t>目前</w:t>
      </w:r>
      <w:r w:rsidR="003547DA">
        <w:rPr>
          <w:rFonts w:hint="eastAsia"/>
        </w:rPr>
        <w:t>PLC</w:t>
      </w:r>
      <w:r w:rsidR="003547DA">
        <w:rPr>
          <w:rFonts w:hint="eastAsia"/>
        </w:rPr>
        <w:t>运动控制功能的实现基本都是在</w:t>
      </w:r>
      <w:r w:rsidR="003547DA">
        <w:rPr>
          <w:rFonts w:hint="eastAsia"/>
        </w:rPr>
        <w:t>PLC</w:t>
      </w:r>
      <w:r w:rsidR="003547DA">
        <w:rPr>
          <w:rFonts w:hint="eastAsia"/>
        </w:rPr>
        <w:t>编程系统中插入运动控制功能模块，</w:t>
      </w:r>
      <w:r w:rsidR="00C43F32">
        <w:rPr>
          <w:rFonts w:hint="eastAsia"/>
        </w:rPr>
        <w:t>这种开发方式具有以下几个缺点：</w:t>
      </w:r>
    </w:p>
    <w:p w:rsidR="00C43F32" w:rsidRDefault="00B51396" w:rsidP="00B51396">
      <w:pPr>
        <w:numPr>
          <w:ilvl w:val="0"/>
          <w:numId w:val="37"/>
        </w:numPr>
        <w:rPr>
          <w:rFonts w:hint="eastAsia"/>
        </w:rPr>
      </w:pPr>
      <w:r>
        <w:rPr>
          <w:rFonts w:hint="eastAsia"/>
        </w:rPr>
        <w:t>功能开发和工艺开发混合在一起</w:t>
      </w:r>
      <w:r w:rsidR="00802803">
        <w:rPr>
          <w:rFonts w:hint="eastAsia"/>
        </w:rPr>
        <w:t>，参数优化</w:t>
      </w:r>
      <w:r w:rsidR="002B5EE0">
        <w:rPr>
          <w:rFonts w:hint="eastAsia"/>
        </w:rPr>
        <w:t>调整</w:t>
      </w:r>
      <w:r w:rsidR="00802803">
        <w:rPr>
          <w:rFonts w:hint="eastAsia"/>
        </w:rPr>
        <w:t>困难</w:t>
      </w:r>
      <w:r>
        <w:rPr>
          <w:rFonts w:hint="eastAsia"/>
        </w:rPr>
        <w:t>。</w:t>
      </w:r>
      <w:r w:rsidR="00802803">
        <w:rPr>
          <w:rFonts w:hint="eastAsia"/>
        </w:rPr>
        <w:t>开发人员在开发某个设备控制程序时，不但要完成功能开发，</w:t>
      </w:r>
      <w:r w:rsidR="00240B2B">
        <w:rPr>
          <w:rFonts w:hint="eastAsia"/>
        </w:rPr>
        <w:t>还需要熟悉工艺流程和工艺参数，开发周期长。同时工艺参数</w:t>
      </w:r>
      <w:r w:rsidR="00802803">
        <w:rPr>
          <w:rFonts w:hint="eastAsia"/>
        </w:rPr>
        <w:t>固化在程序中，</w:t>
      </w:r>
      <w:r w:rsidR="003A1508">
        <w:rPr>
          <w:rFonts w:hint="eastAsia"/>
        </w:rPr>
        <w:t>当需要调整参数时需要重新修改程序</w:t>
      </w:r>
      <w:r w:rsidR="00564B4B">
        <w:rPr>
          <w:rFonts w:hint="eastAsia"/>
        </w:rPr>
        <w:t>，调整过程复杂</w:t>
      </w:r>
      <w:r w:rsidR="003A1508">
        <w:rPr>
          <w:rFonts w:hint="eastAsia"/>
        </w:rPr>
        <w:t>。</w:t>
      </w:r>
    </w:p>
    <w:p w:rsidR="00B51396" w:rsidRDefault="00B51396" w:rsidP="00B51396">
      <w:pPr>
        <w:numPr>
          <w:ilvl w:val="0"/>
          <w:numId w:val="37"/>
        </w:numPr>
        <w:rPr>
          <w:rFonts w:hint="eastAsia"/>
        </w:rPr>
      </w:pPr>
      <w:r>
        <w:rPr>
          <w:rFonts w:hint="eastAsia"/>
        </w:rPr>
        <w:t>复杂程序开发、维护和调试困难。</w:t>
      </w:r>
      <w:r w:rsidR="003A1508">
        <w:rPr>
          <w:rFonts w:hint="eastAsia"/>
        </w:rPr>
        <w:t>IEC61131-3</w:t>
      </w:r>
      <w:r w:rsidR="003A1508">
        <w:rPr>
          <w:rFonts w:hint="eastAsia"/>
        </w:rPr>
        <w:t>标准的几个开发语言适合完成逻辑控制程序的开发，对于具有运动控制的复杂程序开发是一个挑战，程序的编制、纠错和维护都很困难。</w:t>
      </w:r>
    </w:p>
    <w:p w:rsidR="00B51396" w:rsidRPr="00C245F2" w:rsidRDefault="002B5EE0" w:rsidP="00B51396">
      <w:pPr>
        <w:numPr>
          <w:ilvl w:val="0"/>
          <w:numId w:val="37"/>
        </w:numPr>
        <w:rPr>
          <w:rFonts w:hint="eastAsia"/>
        </w:rPr>
      </w:pPr>
      <w:r>
        <w:rPr>
          <w:rFonts w:hint="eastAsia"/>
        </w:rPr>
        <w:t>最终用户</w:t>
      </w:r>
      <w:r w:rsidR="00EE6DFB">
        <w:rPr>
          <w:rFonts w:hint="eastAsia"/>
        </w:rPr>
        <w:t>无法</w:t>
      </w:r>
      <w:r w:rsidR="009713C1">
        <w:rPr>
          <w:rFonts w:hint="eastAsia"/>
        </w:rPr>
        <w:t>按照实际控制需要</w:t>
      </w:r>
      <w:r w:rsidR="00B51396">
        <w:rPr>
          <w:rFonts w:hint="eastAsia"/>
        </w:rPr>
        <w:t>调整</w:t>
      </w:r>
      <w:r w:rsidR="009713C1">
        <w:rPr>
          <w:rFonts w:hint="eastAsia"/>
        </w:rPr>
        <w:t>控制程序</w:t>
      </w:r>
      <w:r w:rsidR="00B51396">
        <w:rPr>
          <w:rFonts w:hint="eastAsia"/>
        </w:rPr>
        <w:t>。</w:t>
      </w:r>
      <w:r w:rsidR="00EE6DFB">
        <w:rPr>
          <w:rFonts w:hint="eastAsia"/>
        </w:rPr>
        <w:t>最终用户</w:t>
      </w:r>
      <w:r w:rsidR="0019128D">
        <w:rPr>
          <w:rFonts w:hint="eastAsia"/>
        </w:rPr>
        <w:t>熟悉被控设备，为了达到最优控制往往需要优化控制流</w:t>
      </w:r>
      <w:r w:rsidR="008E63D3">
        <w:rPr>
          <w:rFonts w:hint="eastAsia"/>
        </w:rPr>
        <w:t>程和参数。但是现有的开发方式不支持最终用户对控制程序的调整，</w:t>
      </w:r>
      <w:r w:rsidR="008E63D3">
        <w:rPr>
          <w:rFonts w:hint="eastAsia"/>
        </w:rPr>
        <w:t>IEC61131-3</w:t>
      </w:r>
      <w:r w:rsidR="008E63D3">
        <w:rPr>
          <w:rFonts w:hint="eastAsia"/>
        </w:rPr>
        <w:t>开发语言</w:t>
      </w:r>
      <w:r w:rsidR="005550D1">
        <w:rPr>
          <w:rFonts w:hint="eastAsia"/>
        </w:rPr>
        <w:t>不但</w:t>
      </w:r>
      <w:r w:rsidR="008E63D3">
        <w:rPr>
          <w:rFonts w:hint="eastAsia"/>
        </w:rPr>
        <w:t>需要一定的开发技巧，</w:t>
      </w:r>
      <w:r w:rsidR="00713165">
        <w:rPr>
          <w:rFonts w:hint="eastAsia"/>
        </w:rPr>
        <w:t>而且为了程序稳定可靠，控制程序一般都不开发给最终用户。</w:t>
      </w:r>
    </w:p>
    <w:p w:rsidR="006C3E32" w:rsidRPr="00C92390" w:rsidRDefault="00E25F91" w:rsidP="00756972">
      <w:pPr>
        <w:ind w:firstLineChars="200" w:firstLine="420"/>
        <w:rPr>
          <w:rFonts w:hint="eastAsia"/>
        </w:rPr>
      </w:pPr>
      <w:r>
        <w:rPr>
          <w:rFonts w:hint="eastAsia"/>
        </w:rPr>
        <w:t>CNC</w:t>
      </w:r>
      <w:r>
        <w:rPr>
          <w:rFonts w:hint="eastAsia"/>
        </w:rPr>
        <w:t>是</w:t>
      </w:r>
      <w:r w:rsidR="00863FB7">
        <w:rPr>
          <w:rFonts w:hint="eastAsia"/>
        </w:rPr>
        <w:t>运动控制重要</w:t>
      </w:r>
      <w:r>
        <w:rPr>
          <w:rFonts w:hint="eastAsia"/>
        </w:rPr>
        <w:t>分支，</w:t>
      </w:r>
      <w:r w:rsidR="001641F5">
        <w:rPr>
          <w:rFonts w:hint="eastAsia"/>
        </w:rPr>
        <w:t>CNC</w:t>
      </w:r>
      <w:r w:rsidR="001641F5">
        <w:rPr>
          <w:rFonts w:hint="eastAsia"/>
        </w:rPr>
        <w:t>作为数控设备核心广泛应用于数控加工中心，通过</w:t>
      </w:r>
      <w:r w:rsidR="001641F5">
        <w:rPr>
          <w:rFonts w:hint="eastAsia"/>
        </w:rPr>
        <w:t>CNC</w:t>
      </w:r>
      <w:r w:rsidR="001641F5">
        <w:rPr>
          <w:rFonts w:hint="eastAsia"/>
        </w:rPr>
        <w:t>语言</w:t>
      </w:r>
      <w:r w:rsidR="00B40E43" w:rsidRPr="00C92390">
        <w:rPr>
          <w:rFonts w:hint="eastAsia"/>
        </w:rPr>
        <w:t>，如</w:t>
      </w:r>
      <w:r w:rsidR="00B40E43" w:rsidRPr="00C92390">
        <w:rPr>
          <w:rFonts w:hint="eastAsia"/>
        </w:rPr>
        <w:t>G-Code</w:t>
      </w:r>
      <w:r w:rsidR="00B40E43" w:rsidRPr="00C92390">
        <w:rPr>
          <w:rFonts w:hint="eastAsia"/>
        </w:rPr>
        <w:t>，</w:t>
      </w:r>
      <w:r w:rsidR="00420C79" w:rsidRPr="00C92390">
        <w:rPr>
          <w:rFonts w:hint="eastAsia"/>
        </w:rPr>
        <w:t>完成运动过程定制，</w:t>
      </w:r>
      <w:r w:rsidR="00C31AF1" w:rsidRPr="00C92390">
        <w:rPr>
          <w:rFonts w:hint="eastAsia"/>
        </w:rPr>
        <w:t>由执行系统完成</w:t>
      </w:r>
      <w:r w:rsidR="00C21B1C" w:rsidRPr="00C92390">
        <w:rPr>
          <w:rFonts w:hint="eastAsia"/>
        </w:rPr>
        <w:t>设定的动作，实现产品加工</w:t>
      </w:r>
      <w:r w:rsidR="00C31AF1" w:rsidRPr="00C92390">
        <w:rPr>
          <w:rFonts w:hint="eastAsia"/>
        </w:rPr>
        <w:t>。</w:t>
      </w:r>
      <w:r w:rsidR="00E159A4" w:rsidRPr="00C92390">
        <w:rPr>
          <w:rFonts w:hint="eastAsia"/>
        </w:rPr>
        <w:t>随</w:t>
      </w:r>
      <w:r w:rsidR="000C3A18" w:rsidRPr="00C92390">
        <w:rPr>
          <w:rFonts w:hint="eastAsia"/>
        </w:rPr>
        <w:t>着对数控系统开放性、交互性和适应性等要求越来越高</w:t>
      </w:r>
      <w:r w:rsidR="00FA464A" w:rsidRPr="00C92390">
        <w:rPr>
          <w:rFonts w:hint="eastAsia"/>
        </w:rPr>
        <w:t>[</w:t>
      </w:r>
      <w:r w:rsidR="00F16492" w:rsidRPr="00C92390">
        <w:rPr>
          <w:rFonts w:hint="eastAsia"/>
        </w:rPr>
        <w:t>20]</w:t>
      </w:r>
      <w:r w:rsidR="000C3A18" w:rsidRPr="00C92390">
        <w:rPr>
          <w:rFonts w:hint="eastAsia"/>
        </w:rPr>
        <w:t>，</w:t>
      </w:r>
      <w:r w:rsidR="005C0C9C" w:rsidRPr="00C92390">
        <w:rPr>
          <w:rFonts w:hint="eastAsia"/>
        </w:rPr>
        <w:t>STEP-NC</w:t>
      </w:r>
      <w:r w:rsidR="005C0C9C" w:rsidRPr="00C92390">
        <w:rPr>
          <w:rFonts w:hint="eastAsia"/>
        </w:rPr>
        <w:t>作为</w:t>
      </w:r>
      <w:r w:rsidR="005C0C9C" w:rsidRPr="00C92390">
        <w:t>一个面向对象的新型</w:t>
      </w:r>
      <w:r w:rsidR="005C0C9C" w:rsidRPr="00C92390">
        <w:t>NC</w:t>
      </w:r>
      <w:r w:rsidR="005C0C9C" w:rsidRPr="00C92390">
        <w:t>编程数据接口国际标准</w:t>
      </w:r>
      <w:r w:rsidR="005C0C9C" w:rsidRPr="00C92390">
        <w:rPr>
          <w:rFonts w:hint="eastAsia"/>
        </w:rPr>
        <w:t>被提出</w:t>
      </w:r>
      <w:r w:rsidR="00CD0D25" w:rsidRPr="00C92390">
        <w:rPr>
          <w:rFonts w:hint="eastAsia"/>
        </w:rPr>
        <w:t>并得到了广泛的认可</w:t>
      </w:r>
      <w:r w:rsidR="005C0C9C" w:rsidRPr="00C92390">
        <w:rPr>
          <w:rFonts w:hint="eastAsia"/>
        </w:rPr>
        <w:t>[</w:t>
      </w:r>
      <w:r w:rsidR="00F16492" w:rsidRPr="00C92390">
        <w:rPr>
          <w:rFonts w:hint="eastAsia"/>
        </w:rPr>
        <w:t>2</w:t>
      </w:r>
      <w:r w:rsidR="002A04E6" w:rsidRPr="00C92390">
        <w:rPr>
          <w:rFonts w:hint="eastAsia"/>
        </w:rPr>
        <w:t>1</w:t>
      </w:r>
      <w:r w:rsidR="00F16492" w:rsidRPr="00C92390">
        <w:rPr>
          <w:rFonts w:hint="eastAsia"/>
        </w:rPr>
        <w:t>,22</w:t>
      </w:r>
      <w:r w:rsidR="005E53E3" w:rsidRPr="00C92390">
        <w:rPr>
          <w:rFonts w:hint="eastAsia"/>
        </w:rPr>
        <w:t>]</w:t>
      </w:r>
      <w:r w:rsidR="00F16492" w:rsidRPr="00C92390">
        <w:rPr>
          <w:rFonts w:hint="eastAsia"/>
        </w:rPr>
        <w:t>,</w:t>
      </w:r>
      <w:r w:rsidR="00692E35" w:rsidRPr="00C92390">
        <w:rPr>
          <w:rFonts w:hint="eastAsia"/>
        </w:rPr>
        <w:t>也有</w:t>
      </w:r>
      <w:r w:rsidR="00ED3F1D" w:rsidRPr="00C92390">
        <w:rPr>
          <w:rFonts w:hint="eastAsia"/>
        </w:rPr>
        <w:t>研究</w:t>
      </w:r>
      <w:r w:rsidR="005C3044" w:rsidRPr="00C92390">
        <w:rPr>
          <w:rFonts w:hint="eastAsia"/>
        </w:rPr>
        <w:t>借助</w:t>
      </w:r>
      <w:r w:rsidR="005C3044" w:rsidRPr="00C92390">
        <w:rPr>
          <w:rFonts w:hint="eastAsia"/>
        </w:rPr>
        <w:t>CAD</w:t>
      </w:r>
      <w:r w:rsidR="005C3044" w:rsidRPr="00C92390">
        <w:rPr>
          <w:rFonts w:hint="eastAsia"/>
        </w:rPr>
        <w:t>图形化工具</w:t>
      </w:r>
      <w:r w:rsidR="00692E35" w:rsidRPr="00C92390">
        <w:rPr>
          <w:rFonts w:hint="eastAsia"/>
        </w:rPr>
        <w:t>自动生成</w:t>
      </w:r>
      <w:r w:rsidR="005C3044" w:rsidRPr="00C92390">
        <w:rPr>
          <w:rFonts w:hint="eastAsia"/>
        </w:rPr>
        <w:t>CNC</w:t>
      </w:r>
      <w:r w:rsidR="005C3044" w:rsidRPr="00C92390">
        <w:rPr>
          <w:rFonts w:hint="eastAsia"/>
        </w:rPr>
        <w:t>代码，降低开发难度和</w:t>
      </w:r>
      <w:r w:rsidR="00945EDE" w:rsidRPr="00C92390">
        <w:rPr>
          <w:rFonts w:hint="eastAsia"/>
        </w:rPr>
        <w:t>编程错误</w:t>
      </w:r>
      <w:r w:rsidR="00661E95" w:rsidRPr="00C92390">
        <w:rPr>
          <w:rFonts w:hint="eastAsia"/>
        </w:rPr>
        <w:t>.</w:t>
      </w:r>
      <w:r w:rsidR="00945EDE" w:rsidRPr="00C92390">
        <w:rPr>
          <w:rFonts w:hint="eastAsia"/>
        </w:rPr>
        <w:t>{</w:t>
      </w:r>
      <w:r w:rsidR="00945EDE" w:rsidRPr="00C92390">
        <w:t xml:space="preserve"> In recent years, the automatic programming technology is developed rapidly. The mistake caused by programmer is decreased obviously. </w:t>
      </w:r>
      <w:r w:rsidR="00945EDE" w:rsidRPr="00C92390">
        <w:rPr>
          <w:rFonts w:hint="eastAsia"/>
        </w:rPr>
        <w:t>}[</w:t>
      </w:r>
      <w:r w:rsidR="00661E95" w:rsidRPr="00C92390">
        <w:rPr>
          <w:rFonts w:hint="eastAsia"/>
        </w:rPr>
        <w:t>23</w:t>
      </w:r>
      <w:r w:rsidR="00945EDE" w:rsidRPr="00C92390">
        <w:rPr>
          <w:rFonts w:hint="eastAsia"/>
        </w:rPr>
        <w:t>]</w:t>
      </w:r>
      <w:r w:rsidR="005C3044" w:rsidRPr="00C92390">
        <w:rPr>
          <w:rFonts w:hint="eastAsia"/>
        </w:rPr>
        <w:t>。</w:t>
      </w:r>
    </w:p>
    <w:p w:rsidR="00A26C50" w:rsidRPr="00F2665C" w:rsidRDefault="003F4F30" w:rsidP="002F6A31">
      <w:pPr>
        <w:ind w:firstLineChars="200" w:firstLine="420"/>
        <w:rPr>
          <w:rFonts w:hint="eastAsia"/>
        </w:rPr>
      </w:pPr>
      <w:r>
        <w:rPr>
          <w:rFonts w:hint="eastAsia"/>
        </w:rPr>
        <w:t>由此可见</w:t>
      </w:r>
      <w:r w:rsidR="00772086">
        <w:rPr>
          <w:rFonts w:hint="eastAsia"/>
        </w:rPr>
        <w:t>开放</w:t>
      </w:r>
      <w:r>
        <w:rPr>
          <w:rFonts w:hint="eastAsia"/>
        </w:rPr>
        <w:t>性</w:t>
      </w:r>
      <w:r w:rsidR="00BD6206">
        <w:rPr>
          <w:rFonts w:hint="eastAsia"/>
        </w:rPr>
        <w:t>、</w:t>
      </w:r>
      <w:r>
        <w:rPr>
          <w:rFonts w:hint="eastAsia"/>
        </w:rPr>
        <w:t>可靠性</w:t>
      </w:r>
      <w:r w:rsidR="00BD6206">
        <w:rPr>
          <w:rFonts w:hint="eastAsia"/>
        </w:rPr>
        <w:t>和开发方便</w:t>
      </w:r>
      <w:r w:rsidR="00E15578">
        <w:rPr>
          <w:rFonts w:hint="eastAsia"/>
        </w:rPr>
        <w:t>性</w:t>
      </w:r>
      <w:r w:rsidR="00BD6206">
        <w:rPr>
          <w:rFonts w:hint="eastAsia"/>
        </w:rPr>
        <w:t>是运动控制系统的追求目标，针对现有嵌入式</w:t>
      </w:r>
      <w:r w:rsidR="00BD6206">
        <w:rPr>
          <w:rFonts w:hint="eastAsia"/>
        </w:rPr>
        <w:t>PLC</w:t>
      </w:r>
      <w:r w:rsidR="00BD6206">
        <w:rPr>
          <w:rFonts w:hint="eastAsia"/>
        </w:rPr>
        <w:t>运动控制程序</w:t>
      </w:r>
      <w:r w:rsidR="007C1F9D">
        <w:rPr>
          <w:rFonts w:hint="eastAsia"/>
        </w:rPr>
        <w:t>没有分离功能开发和工艺开发的问题，</w:t>
      </w:r>
      <w:r w:rsidR="00BD6206">
        <w:rPr>
          <w:rFonts w:hint="eastAsia"/>
        </w:rPr>
        <w:t>提出了</w:t>
      </w:r>
      <w:r w:rsidR="00A26C50" w:rsidRPr="00BD6206">
        <w:rPr>
          <w:rFonts w:hint="eastAsia"/>
        </w:rPr>
        <w:t>一种新型的</w:t>
      </w:r>
      <w:r w:rsidR="00356092" w:rsidRPr="00BD6206">
        <w:rPr>
          <w:rFonts w:hint="eastAsia"/>
        </w:rPr>
        <w:t>多层</w:t>
      </w:r>
      <w:r w:rsidR="00BD6206" w:rsidRPr="00BD6206">
        <w:rPr>
          <w:rFonts w:hint="eastAsia"/>
        </w:rPr>
        <w:t>开发架构，</w:t>
      </w:r>
      <w:r w:rsidR="00BD0FDD">
        <w:rPr>
          <w:rFonts w:hint="eastAsia"/>
        </w:rPr>
        <w:t>将不同层次的开发人员彼此独立，</w:t>
      </w:r>
      <w:r w:rsidR="007047C0">
        <w:rPr>
          <w:rFonts w:hint="eastAsia"/>
        </w:rPr>
        <w:t>每层</w:t>
      </w:r>
      <w:r w:rsidR="00BD0FDD">
        <w:rPr>
          <w:rFonts w:hint="eastAsia"/>
        </w:rPr>
        <w:t>需专注于各自任务的开发。</w:t>
      </w:r>
      <w:r w:rsidR="007047C0">
        <w:rPr>
          <w:rFonts w:hint="eastAsia"/>
        </w:rPr>
        <w:t>并在最上层</w:t>
      </w:r>
      <w:r w:rsidR="00BD0FDD">
        <w:rPr>
          <w:rFonts w:hint="eastAsia"/>
        </w:rPr>
        <w:t>引入</w:t>
      </w:r>
      <w:r w:rsidR="00BD0FDD">
        <w:rPr>
          <w:rFonts w:hint="eastAsia"/>
        </w:rPr>
        <w:t>CNC</w:t>
      </w:r>
      <w:r w:rsidR="00BD0FDD">
        <w:rPr>
          <w:rFonts w:hint="eastAsia"/>
        </w:rPr>
        <w:t>层，在不影响程序稳定性的前提下为最终用户提供了工艺流程和参数调整的手段。</w:t>
      </w:r>
    </w:p>
    <w:p w:rsidR="00565608" w:rsidRPr="00C92390" w:rsidRDefault="00696EB3">
      <w:pPr>
        <w:rPr>
          <w:rFonts w:hint="eastAsia"/>
        </w:rPr>
      </w:pPr>
      <w:r w:rsidRPr="00C92390">
        <w:rPr>
          <w:rFonts w:hint="eastAsia"/>
        </w:rPr>
        <w:t xml:space="preserve">   </w:t>
      </w:r>
      <w:r w:rsidRPr="00C92390">
        <w:rPr>
          <w:rFonts w:hint="eastAsia"/>
        </w:rPr>
        <w:t>本文的组织结构如下，</w:t>
      </w:r>
    </w:p>
    <w:p w:rsidR="00E4338F" w:rsidRDefault="0011182B" w:rsidP="007334D2">
      <w:pPr>
        <w:pStyle w:val="2"/>
        <w:numPr>
          <w:ilvl w:val="0"/>
          <w:numId w:val="2"/>
        </w:numPr>
        <w:rPr>
          <w:rFonts w:hint="eastAsia"/>
          <w:sz w:val="28"/>
        </w:rPr>
      </w:pPr>
      <w:r>
        <w:rPr>
          <w:rFonts w:hint="eastAsia"/>
          <w:sz w:val="28"/>
        </w:rPr>
        <w:t>基本</w:t>
      </w:r>
      <w:r w:rsidR="00E4338F">
        <w:rPr>
          <w:rFonts w:hint="eastAsia"/>
          <w:sz w:val="28"/>
        </w:rPr>
        <w:t>思想</w:t>
      </w:r>
      <w:r>
        <w:rPr>
          <w:rFonts w:hint="eastAsia"/>
          <w:sz w:val="28"/>
        </w:rPr>
        <w:t>和概念</w:t>
      </w:r>
    </w:p>
    <w:p w:rsidR="00F81D13" w:rsidRPr="00F81D13" w:rsidRDefault="00F81D13" w:rsidP="00F81D13">
      <w:pPr>
        <w:pStyle w:val="3"/>
        <w:rPr>
          <w:rFonts w:hint="eastAsia"/>
        </w:rPr>
      </w:pPr>
      <w:r>
        <w:rPr>
          <w:rFonts w:hint="eastAsia"/>
        </w:rPr>
        <w:t xml:space="preserve">2.1 </w:t>
      </w:r>
      <w:r w:rsidR="009C7DE2">
        <w:rPr>
          <w:rFonts w:hint="eastAsia"/>
        </w:rPr>
        <w:t>多层设计架构</w:t>
      </w:r>
    </w:p>
    <w:p w:rsidR="00E20C61" w:rsidRDefault="00C61CCA" w:rsidP="00C61CCA">
      <w:pPr>
        <w:ind w:firstLine="420"/>
        <w:rPr>
          <w:rFonts w:ascii="宋体" w:hAnsi="宋体" w:hint="eastAsia"/>
          <w:szCs w:val="21"/>
        </w:rPr>
      </w:pPr>
      <w:r>
        <w:rPr>
          <w:rFonts w:ascii="宋体" w:hAnsi="宋体" w:hint="eastAsia"/>
          <w:szCs w:val="21"/>
        </w:rPr>
        <w:t>本文核心思想是在PLC</w:t>
      </w:r>
      <w:r w:rsidR="00811C0B">
        <w:rPr>
          <w:rFonts w:ascii="宋体" w:hAnsi="宋体" w:hint="eastAsia"/>
          <w:szCs w:val="21"/>
        </w:rPr>
        <w:t>控制程序开发中引入CNC层，并在执行系统中增加一个CNC线程实现CNC程序的解析和驱动。</w:t>
      </w:r>
      <w:r w:rsidR="00BC3BF9">
        <w:rPr>
          <w:rFonts w:ascii="宋体" w:hAnsi="宋体" w:hint="eastAsia"/>
          <w:szCs w:val="21"/>
        </w:rPr>
        <w:t>传统</w:t>
      </w:r>
      <w:r w:rsidR="00BA4D1B">
        <w:rPr>
          <w:rFonts w:ascii="宋体" w:hAnsi="宋体" w:hint="eastAsia"/>
          <w:szCs w:val="21"/>
        </w:rPr>
        <w:t>PLC</w:t>
      </w:r>
      <w:r w:rsidR="00D91B89">
        <w:rPr>
          <w:rFonts w:ascii="宋体" w:hAnsi="宋体" w:hint="eastAsia"/>
          <w:szCs w:val="21"/>
        </w:rPr>
        <w:t>内核</w:t>
      </w:r>
      <w:r w:rsidR="00E72E73">
        <w:rPr>
          <w:rFonts w:ascii="宋体" w:hAnsi="宋体" w:hint="eastAsia"/>
          <w:szCs w:val="21"/>
        </w:rPr>
        <w:t>执行系统中</w:t>
      </w:r>
      <w:r w:rsidR="00D14ABE">
        <w:rPr>
          <w:rFonts w:ascii="宋体" w:hAnsi="宋体" w:hint="eastAsia"/>
          <w:szCs w:val="21"/>
        </w:rPr>
        <w:t>包含一个控制程序驱动模块，</w:t>
      </w:r>
      <w:r w:rsidR="00B12660">
        <w:rPr>
          <w:rFonts w:ascii="宋体" w:hAnsi="宋体" w:hint="eastAsia"/>
          <w:szCs w:val="21"/>
        </w:rPr>
        <w:t>该模块</w:t>
      </w:r>
      <w:r w:rsidR="00D91B89">
        <w:rPr>
          <w:rFonts w:ascii="宋体" w:hAnsi="宋体" w:hint="eastAsia"/>
          <w:szCs w:val="21"/>
        </w:rPr>
        <w:t>通过循环扫描</w:t>
      </w:r>
      <w:r w:rsidR="000C5948">
        <w:rPr>
          <w:rFonts w:ascii="宋体" w:hAnsi="宋体" w:hint="eastAsia"/>
          <w:szCs w:val="21"/>
        </w:rPr>
        <w:t>方式，重复执行输入刷新、控制</w:t>
      </w:r>
      <w:r w:rsidR="005D22D6">
        <w:rPr>
          <w:rFonts w:ascii="宋体" w:hAnsi="宋体" w:hint="eastAsia"/>
          <w:szCs w:val="21"/>
        </w:rPr>
        <w:t>程序、输出刷新的过程</w:t>
      </w:r>
      <w:r w:rsidR="005D363D">
        <w:rPr>
          <w:rFonts w:ascii="宋体" w:hAnsi="宋体" w:hint="eastAsia"/>
          <w:szCs w:val="21"/>
        </w:rPr>
        <w:t>，同时通信、</w:t>
      </w:r>
      <w:r w:rsidR="00941214">
        <w:rPr>
          <w:rFonts w:ascii="宋体" w:hAnsi="宋体" w:hint="eastAsia"/>
          <w:szCs w:val="21"/>
        </w:rPr>
        <w:t>异常处理等其他功能也在循环中完成。</w:t>
      </w:r>
      <w:r w:rsidR="007B6359">
        <w:rPr>
          <w:rFonts w:ascii="宋体" w:hAnsi="宋体" w:hint="eastAsia"/>
          <w:szCs w:val="21"/>
        </w:rPr>
        <w:t>随着PLC功能的增强和控制过程的复杂度增加，为了提高控制</w:t>
      </w:r>
      <w:r w:rsidR="00A11D4B">
        <w:rPr>
          <w:rFonts w:ascii="宋体" w:hAnsi="宋体" w:hint="eastAsia"/>
          <w:szCs w:val="21"/>
        </w:rPr>
        <w:t>效率PLC内核逐渐开始采用多线程方式</w:t>
      </w:r>
      <w:r w:rsidR="00722773">
        <w:rPr>
          <w:rFonts w:ascii="宋体" w:hAnsi="宋体" w:hint="eastAsia"/>
          <w:szCs w:val="21"/>
        </w:rPr>
        <w:t>。</w:t>
      </w:r>
      <w:r w:rsidR="0029357D">
        <w:rPr>
          <w:rFonts w:ascii="宋体" w:hAnsi="宋体" w:hint="eastAsia"/>
          <w:szCs w:val="21"/>
        </w:rPr>
        <w:t>在多线程内核中嵌入CNC功能</w:t>
      </w:r>
      <w:r w:rsidR="005D6F3A">
        <w:rPr>
          <w:rFonts w:ascii="宋体" w:hAnsi="宋体" w:hint="eastAsia"/>
          <w:szCs w:val="21"/>
        </w:rPr>
        <w:t>就是要</w:t>
      </w:r>
      <w:r w:rsidR="00112A1C">
        <w:rPr>
          <w:rFonts w:ascii="宋体" w:hAnsi="宋体" w:hint="eastAsia"/>
          <w:szCs w:val="21"/>
        </w:rPr>
        <w:t>加入一个CNC处理线程，实现CNC</w:t>
      </w:r>
      <w:r w:rsidR="00F47D78">
        <w:rPr>
          <w:rFonts w:ascii="宋体" w:hAnsi="宋体" w:hint="eastAsia"/>
          <w:szCs w:val="21"/>
        </w:rPr>
        <w:t>程序的解析和执行</w:t>
      </w:r>
      <w:r w:rsidR="004626FE">
        <w:rPr>
          <w:rFonts w:ascii="宋体" w:hAnsi="宋体" w:hint="eastAsia"/>
          <w:szCs w:val="21"/>
        </w:rPr>
        <w:t>。</w:t>
      </w:r>
    </w:p>
    <w:p w:rsidR="00F37CA5" w:rsidRDefault="00F3271E" w:rsidP="00C61CCA">
      <w:pPr>
        <w:ind w:firstLine="420"/>
        <w:rPr>
          <w:rFonts w:ascii="宋体" w:hAnsi="宋体" w:hint="eastAsia"/>
          <w:szCs w:val="21"/>
        </w:rPr>
      </w:pPr>
      <w:r>
        <w:rPr>
          <w:rFonts w:ascii="宋体" w:hAnsi="宋体" w:hint="eastAsia"/>
          <w:szCs w:val="21"/>
        </w:rPr>
        <w:t>为了实现</w:t>
      </w:r>
      <w:r w:rsidR="00B903EA">
        <w:rPr>
          <w:rFonts w:ascii="宋体" w:hAnsi="宋体" w:hint="eastAsia"/>
          <w:szCs w:val="21"/>
        </w:rPr>
        <w:t>功能设计和工艺设计分离的目的，在</w:t>
      </w:r>
      <w:r w:rsidR="00C61CCA">
        <w:rPr>
          <w:rFonts w:ascii="宋体" w:hAnsi="宋体" w:hint="eastAsia"/>
          <w:szCs w:val="21"/>
        </w:rPr>
        <w:t>开发方式上</w:t>
      </w:r>
      <w:r w:rsidR="00B95B75">
        <w:rPr>
          <w:rFonts w:ascii="宋体" w:hAnsi="宋体" w:hint="eastAsia"/>
          <w:szCs w:val="21"/>
        </w:rPr>
        <w:t>采用</w:t>
      </w:r>
      <w:r w:rsidR="00B903EA">
        <w:rPr>
          <w:rFonts w:ascii="宋体" w:hAnsi="宋体" w:hint="eastAsia"/>
          <w:szCs w:val="21"/>
        </w:rPr>
        <w:t>了</w:t>
      </w:r>
      <w:r w:rsidR="00A42548">
        <w:rPr>
          <w:rFonts w:ascii="宋体" w:hAnsi="宋体" w:hint="eastAsia"/>
          <w:szCs w:val="21"/>
        </w:rPr>
        <w:t>三</w:t>
      </w:r>
      <w:r w:rsidR="00B95B75">
        <w:rPr>
          <w:rFonts w:ascii="宋体" w:hAnsi="宋体" w:hint="eastAsia"/>
          <w:szCs w:val="21"/>
        </w:rPr>
        <w:t>层开发架构，</w:t>
      </w:r>
      <w:r w:rsidR="00FC2283">
        <w:rPr>
          <w:rFonts w:ascii="宋体" w:hAnsi="宋体" w:hint="eastAsia"/>
          <w:szCs w:val="21"/>
        </w:rPr>
        <w:t>如图</w:t>
      </w:r>
      <w:r w:rsidR="00691922">
        <w:rPr>
          <w:rFonts w:ascii="宋体" w:hAnsi="宋体" w:hint="eastAsia"/>
          <w:szCs w:val="21"/>
        </w:rPr>
        <w:t>1所示</w:t>
      </w:r>
      <w:r w:rsidR="00F37CA5">
        <w:rPr>
          <w:rFonts w:ascii="宋体" w:hAnsi="宋体" w:hint="eastAsia"/>
          <w:szCs w:val="21"/>
        </w:rPr>
        <w:t>：</w:t>
      </w:r>
    </w:p>
    <w:p w:rsidR="000D5123" w:rsidRDefault="00F37CA5" w:rsidP="00C61CCA">
      <w:pPr>
        <w:ind w:firstLine="420"/>
        <w:rPr>
          <w:rFonts w:ascii="宋体" w:hAnsi="宋体" w:hint="eastAsia"/>
          <w:szCs w:val="21"/>
        </w:rPr>
      </w:pPr>
      <w:r>
        <w:rPr>
          <w:rFonts w:ascii="宋体" w:hAnsi="宋体" w:hint="eastAsia"/>
          <w:szCs w:val="21"/>
        </w:rPr>
        <w:t>（1）Engine Layer。</w:t>
      </w:r>
      <w:r w:rsidR="004C2FF9">
        <w:rPr>
          <w:rFonts w:ascii="宋体" w:hAnsi="宋体" w:hint="eastAsia"/>
          <w:szCs w:val="21"/>
        </w:rPr>
        <w:t>在</w:t>
      </w:r>
      <w:r>
        <w:rPr>
          <w:rFonts w:ascii="宋体" w:hAnsi="宋体" w:hint="eastAsia"/>
          <w:szCs w:val="21"/>
        </w:rPr>
        <w:t>Engine Layer</w:t>
      </w:r>
      <w:r w:rsidR="005A7ABD">
        <w:rPr>
          <w:rFonts w:ascii="宋体" w:hAnsi="宋体" w:hint="eastAsia"/>
          <w:szCs w:val="21"/>
        </w:rPr>
        <w:t>中，专业开发人员</w:t>
      </w:r>
      <w:r w:rsidR="004C2FF9">
        <w:rPr>
          <w:rFonts w:ascii="宋体" w:hAnsi="宋体" w:hint="eastAsia"/>
          <w:szCs w:val="21"/>
        </w:rPr>
        <w:t>通过C</w:t>
      </w:r>
      <w:r w:rsidR="00374FEA">
        <w:rPr>
          <w:rFonts w:ascii="宋体" w:hAnsi="宋体" w:hint="eastAsia"/>
          <w:szCs w:val="21"/>
        </w:rPr>
        <w:t>语言</w:t>
      </w:r>
      <w:r w:rsidR="005A7ABD">
        <w:rPr>
          <w:rFonts w:ascii="宋体" w:hAnsi="宋体" w:hint="eastAsia"/>
          <w:szCs w:val="21"/>
        </w:rPr>
        <w:t>或汇编</w:t>
      </w:r>
      <w:r w:rsidR="00374FEA">
        <w:rPr>
          <w:rFonts w:ascii="宋体" w:hAnsi="宋体" w:hint="eastAsia"/>
          <w:szCs w:val="21"/>
        </w:rPr>
        <w:t>实现</w:t>
      </w:r>
      <w:r w:rsidR="00845346">
        <w:rPr>
          <w:rFonts w:ascii="宋体" w:hAnsi="宋体" w:hint="eastAsia"/>
          <w:szCs w:val="21"/>
        </w:rPr>
        <w:t>PLC</w:t>
      </w:r>
      <w:r w:rsidR="000D5123">
        <w:rPr>
          <w:rFonts w:ascii="宋体" w:hAnsi="宋体" w:hint="eastAsia"/>
          <w:szCs w:val="21"/>
        </w:rPr>
        <w:t>内核及</w:t>
      </w:r>
      <w:r w:rsidR="00DD44EA">
        <w:rPr>
          <w:rFonts w:ascii="宋体" w:hAnsi="宋体" w:hint="eastAsia"/>
          <w:szCs w:val="21"/>
        </w:rPr>
        <w:t>算法</w:t>
      </w:r>
      <w:r w:rsidR="00B647EE">
        <w:rPr>
          <w:rFonts w:ascii="宋体" w:hAnsi="宋体" w:hint="eastAsia"/>
          <w:szCs w:val="21"/>
        </w:rPr>
        <w:t>的编写</w:t>
      </w:r>
      <w:r w:rsidR="007771F0">
        <w:rPr>
          <w:rFonts w:ascii="宋体" w:hAnsi="宋体" w:hint="eastAsia"/>
          <w:szCs w:val="21"/>
        </w:rPr>
        <w:t>。</w:t>
      </w:r>
      <w:r w:rsidR="00B647EE">
        <w:rPr>
          <w:rFonts w:ascii="宋体" w:hAnsi="宋体" w:hint="eastAsia"/>
          <w:szCs w:val="21"/>
        </w:rPr>
        <w:t>该层实现的程序称之为引擎程序(Engine Program</w:t>
      </w:r>
      <w:r w:rsidR="00D718E9">
        <w:rPr>
          <w:rFonts w:ascii="宋体" w:hAnsi="宋体" w:hint="eastAsia"/>
          <w:szCs w:val="21"/>
        </w:rPr>
        <w:t>，EP</w:t>
      </w:r>
      <w:r w:rsidR="00B647EE">
        <w:rPr>
          <w:rFonts w:ascii="宋体" w:hAnsi="宋体" w:hint="eastAsia"/>
          <w:szCs w:val="21"/>
        </w:rPr>
        <w:t>)，包括PLC的初始化、中断、定时器、通信和各类算法模块等。和运动控制相关的算法模块也在引擎程序中</w:t>
      </w:r>
      <w:r w:rsidR="0066266B">
        <w:rPr>
          <w:rFonts w:ascii="宋体" w:hAnsi="宋体" w:hint="eastAsia"/>
          <w:szCs w:val="21"/>
        </w:rPr>
        <w:t>。</w:t>
      </w:r>
    </w:p>
    <w:p w:rsidR="004E7530" w:rsidRDefault="000D5123" w:rsidP="00C61CCA">
      <w:pPr>
        <w:ind w:firstLine="420"/>
        <w:rPr>
          <w:rFonts w:ascii="宋体" w:hAnsi="宋体" w:hint="eastAsia"/>
          <w:szCs w:val="21"/>
        </w:rPr>
      </w:pPr>
      <w:r>
        <w:rPr>
          <w:rFonts w:ascii="宋体" w:hAnsi="宋体" w:hint="eastAsia"/>
          <w:szCs w:val="21"/>
        </w:rPr>
        <w:t>（2）</w:t>
      </w:r>
      <w:r w:rsidR="00BA1C41">
        <w:rPr>
          <w:rFonts w:ascii="宋体" w:hAnsi="宋体" w:hint="eastAsia"/>
          <w:szCs w:val="21"/>
        </w:rPr>
        <w:t>Control Program Layer。</w:t>
      </w:r>
      <w:r w:rsidR="00123FA0">
        <w:rPr>
          <w:rFonts w:ascii="宋体" w:hAnsi="宋体" w:hint="eastAsia"/>
          <w:szCs w:val="21"/>
        </w:rPr>
        <w:t>在Control Program Layer</w:t>
      </w:r>
      <w:r w:rsidR="004838C0">
        <w:rPr>
          <w:rFonts w:ascii="宋体" w:hAnsi="宋体" w:hint="eastAsia"/>
          <w:szCs w:val="21"/>
        </w:rPr>
        <w:t>中</w:t>
      </w:r>
      <w:r w:rsidR="007771F0">
        <w:rPr>
          <w:rFonts w:ascii="宋体" w:hAnsi="宋体" w:hint="eastAsia"/>
          <w:szCs w:val="21"/>
        </w:rPr>
        <w:t>技术人员</w:t>
      </w:r>
      <w:r w:rsidR="004838C0">
        <w:rPr>
          <w:rFonts w:ascii="宋体" w:hAnsi="宋体" w:hint="eastAsia"/>
          <w:szCs w:val="21"/>
        </w:rPr>
        <w:t>通过IEC61131-3</w:t>
      </w:r>
      <w:r w:rsidR="004838C0">
        <w:rPr>
          <w:rFonts w:ascii="宋体" w:hAnsi="宋体" w:hint="eastAsia"/>
          <w:szCs w:val="21"/>
        </w:rPr>
        <w:lastRenderedPageBreak/>
        <w:t>标准支持的开发语言实现程序的编写，</w:t>
      </w:r>
      <w:r w:rsidR="007771F0">
        <w:rPr>
          <w:rFonts w:ascii="宋体" w:hAnsi="宋体" w:hint="eastAsia"/>
          <w:szCs w:val="21"/>
        </w:rPr>
        <w:t>该层实现的程序称之为</w:t>
      </w:r>
      <w:r w:rsidR="00F42F94">
        <w:rPr>
          <w:rFonts w:ascii="宋体" w:hAnsi="宋体" w:hint="eastAsia"/>
          <w:szCs w:val="21"/>
        </w:rPr>
        <w:t>控制程序</w:t>
      </w:r>
      <w:r w:rsidR="007771F0">
        <w:rPr>
          <w:rFonts w:ascii="宋体" w:hAnsi="宋体" w:hint="eastAsia"/>
          <w:szCs w:val="21"/>
        </w:rPr>
        <w:t>（Control Program</w:t>
      </w:r>
      <w:r w:rsidR="00D718E9">
        <w:rPr>
          <w:rFonts w:ascii="宋体" w:hAnsi="宋体" w:hint="eastAsia"/>
          <w:szCs w:val="21"/>
        </w:rPr>
        <w:t>,CP</w:t>
      </w:r>
      <w:r w:rsidR="007771F0">
        <w:rPr>
          <w:rFonts w:ascii="宋体" w:hAnsi="宋体" w:hint="eastAsia"/>
          <w:szCs w:val="21"/>
        </w:rPr>
        <w:t>），</w:t>
      </w:r>
      <w:r w:rsidR="00F42F94">
        <w:rPr>
          <w:rFonts w:ascii="宋体" w:hAnsi="宋体" w:hint="eastAsia"/>
          <w:szCs w:val="21"/>
        </w:rPr>
        <w:t>包括逻辑控制和</w:t>
      </w:r>
      <w:r w:rsidR="007771F0">
        <w:rPr>
          <w:rFonts w:ascii="宋体" w:hAnsi="宋体" w:hint="eastAsia"/>
          <w:szCs w:val="21"/>
        </w:rPr>
        <w:t>运动控制两大部分。</w:t>
      </w:r>
      <w:r w:rsidR="007E32F8">
        <w:rPr>
          <w:rFonts w:ascii="宋体" w:hAnsi="宋体" w:hint="eastAsia"/>
          <w:szCs w:val="21"/>
        </w:rPr>
        <w:t>和运动控制相关的</w:t>
      </w:r>
      <w:r w:rsidR="00E46A2B">
        <w:rPr>
          <w:rFonts w:ascii="宋体" w:hAnsi="宋体" w:hint="eastAsia"/>
          <w:szCs w:val="21"/>
        </w:rPr>
        <w:t>功能通过调用底层控制算法模块实现</w:t>
      </w:r>
      <w:r w:rsidR="00014F19">
        <w:rPr>
          <w:rFonts w:ascii="宋体" w:hAnsi="宋体" w:hint="eastAsia"/>
          <w:szCs w:val="21"/>
        </w:rPr>
        <w:t>，</w:t>
      </w:r>
      <w:r w:rsidR="00E74B2A">
        <w:rPr>
          <w:rFonts w:ascii="宋体" w:hAnsi="宋体" w:hint="eastAsia"/>
          <w:szCs w:val="21"/>
        </w:rPr>
        <w:t>只完成</w:t>
      </w:r>
      <w:r w:rsidR="00014F19">
        <w:rPr>
          <w:rFonts w:ascii="宋体" w:hAnsi="宋体" w:hint="eastAsia"/>
          <w:szCs w:val="21"/>
        </w:rPr>
        <w:t>运动控制</w:t>
      </w:r>
      <w:r w:rsidR="00E74B2A">
        <w:rPr>
          <w:rFonts w:ascii="宋体" w:hAnsi="宋体" w:hint="eastAsia"/>
          <w:szCs w:val="21"/>
        </w:rPr>
        <w:t>功能，不涉及具体的工艺流程和参数。</w:t>
      </w:r>
    </w:p>
    <w:p w:rsidR="00F0677D" w:rsidRDefault="00C7328D" w:rsidP="00C61CCA">
      <w:pPr>
        <w:ind w:firstLine="420"/>
        <w:rPr>
          <w:rFonts w:ascii="宋体" w:hAnsi="宋体" w:hint="eastAsia"/>
          <w:szCs w:val="21"/>
        </w:rPr>
      </w:pPr>
      <w:r>
        <w:rPr>
          <w:rFonts w:ascii="宋体" w:hAnsi="宋体" w:hint="eastAsia"/>
          <w:szCs w:val="21"/>
        </w:rPr>
        <w:t>（3）</w:t>
      </w:r>
      <w:r w:rsidR="00A07350">
        <w:rPr>
          <w:rFonts w:ascii="宋体" w:hAnsi="宋体" w:hint="eastAsia"/>
          <w:szCs w:val="21"/>
        </w:rPr>
        <w:t>CNC Layer。</w:t>
      </w:r>
      <w:r w:rsidR="00C23C68">
        <w:rPr>
          <w:rFonts w:ascii="宋体" w:hAnsi="宋体" w:hint="eastAsia"/>
          <w:szCs w:val="21"/>
        </w:rPr>
        <w:t>在CNC Layer中，用户通过</w:t>
      </w:r>
      <w:r w:rsidR="00EF53D3">
        <w:rPr>
          <w:rFonts w:ascii="宋体" w:hAnsi="宋体" w:hint="eastAsia"/>
          <w:szCs w:val="21"/>
        </w:rPr>
        <w:t>CNC 语言实现运动控制</w:t>
      </w:r>
      <w:r w:rsidR="00494DA4">
        <w:rPr>
          <w:rFonts w:ascii="宋体" w:hAnsi="宋体" w:hint="eastAsia"/>
          <w:szCs w:val="21"/>
        </w:rPr>
        <w:t>的序列和参数定制，</w:t>
      </w:r>
      <w:r w:rsidR="002B5F00">
        <w:rPr>
          <w:rFonts w:ascii="宋体" w:hAnsi="宋体" w:hint="eastAsia"/>
          <w:szCs w:val="21"/>
        </w:rPr>
        <w:t>CNC程序和实际被控对象的工艺相关</w:t>
      </w:r>
      <w:r w:rsidR="00BC7E97">
        <w:rPr>
          <w:rFonts w:ascii="宋体" w:hAnsi="宋体" w:hint="eastAsia"/>
          <w:szCs w:val="21"/>
        </w:rPr>
        <w:t>，</w:t>
      </w:r>
      <w:r w:rsidR="001E3E01">
        <w:rPr>
          <w:rFonts w:ascii="宋体" w:hAnsi="宋体" w:hint="eastAsia"/>
          <w:szCs w:val="21"/>
        </w:rPr>
        <w:t>其功能通过</w:t>
      </w:r>
      <w:r w:rsidR="00C9549E">
        <w:rPr>
          <w:rFonts w:ascii="宋体" w:hAnsi="宋体" w:hint="eastAsia"/>
          <w:szCs w:val="21"/>
        </w:rPr>
        <w:t>顺序</w:t>
      </w:r>
      <w:r w:rsidR="0011759A">
        <w:rPr>
          <w:rFonts w:ascii="宋体" w:hAnsi="宋体" w:hint="eastAsia"/>
          <w:szCs w:val="21"/>
        </w:rPr>
        <w:t>调用Control Program Layer中的</w:t>
      </w:r>
      <w:r w:rsidR="00C9549E">
        <w:rPr>
          <w:rFonts w:ascii="宋体" w:hAnsi="宋体" w:hint="eastAsia"/>
          <w:szCs w:val="21"/>
        </w:rPr>
        <w:t>运动控制</w:t>
      </w:r>
      <w:r w:rsidR="001E3E01">
        <w:rPr>
          <w:rFonts w:ascii="宋体" w:hAnsi="宋体" w:hint="eastAsia"/>
          <w:szCs w:val="21"/>
        </w:rPr>
        <w:t>模块实现</w:t>
      </w:r>
      <w:r w:rsidR="00D718E9">
        <w:rPr>
          <w:rFonts w:ascii="宋体" w:hAnsi="宋体" w:hint="eastAsia"/>
          <w:szCs w:val="21"/>
        </w:rPr>
        <w:t>,该层实现的程序称之为数控程序（CNC Program，CNCP）</w:t>
      </w:r>
      <w:r w:rsidR="00C9549E">
        <w:rPr>
          <w:rFonts w:ascii="宋体" w:hAnsi="宋体" w:hint="eastAsia"/>
          <w:szCs w:val="21"/>
        </w:rPr>
        <w:t>。</w:t>
      </w:r>
      <w:r w:rsidR="00BC7E97">
        <w:rPr>
          <w:rFonts w:ascii="宋体" w:hAnsi="宋体" w:hint="eastAsia"/>
          <w:szCs w:val="21"/>
        </w:rPr>
        <w:t>通过</w:t>
      </w:r>
      <w:r w:rsidR="006B7299">
        <w:rPr>
          <w:rFonts w:ascii="宋体" w:hAnsi="宋体" w:hint="eastAsia"/>
          <w:szCs w:val="21"/>
        </w:rPr>
        <w:t>CNC</w:t>
      </w:r>
      <w:r w:rsidR="00BC7E97">
        <w:rPr>
          <w:rFonts w:ascii="宋体" w:hAnsi="宋体" w:hint="eastAsia"/>
          <w:szCs w:val="21"/>
        </w:rPr>
        <w:t>程序，用户能根据实际控制需要灵活定制运动的步骤和参数。</w:t>
      </w:r>
    </w:p>
    <w:p w:rsidR="00435A50" w:rsidRDefault="009E0028" w:rsidP="00117532">
      <w:pPr>
        <w:ind w:firstLine="420"/>
        <w:jc w:val="center"/>
        <w:rPr>
          <w:rFonts w:ascii="宋体" w:hAnsi="宋体" w:hint="eastAsia"/>
          <w:szCs w:val="21"/>
        </w:rPr>
      </w:pPr>
      <w:r>
        <w:object w:dxaOrig="16282" w:dyaOrig="7548">
          <v:shape id="_x0000_i1029" type="#_x0000_t75" style="width:442.95pt;height:205.4pt" o:ole="">
            <v:imagedata r:id="rId14" o:title=""/>
          </v:shape>
          <o:OLEObject Type="Embed" ProgID="Visio.Drawing.11" ShapeID="_x0000_i1029" DrawAspect="Content" ObjectID="_1576311127" r:id="rId15"/>
        </w:object>
      </w:r>
      <w:r w:rsidR="00435A50">
        <w:rPr>
          <w:rFonts w:hint="eastAsia"/>
        </w:rPr>
        <w:t>图</w:t>
      </w:r>
      <w:r w:rsidR="00435A50">
        <w:rPr>
          <w:rFonts w:hint="eastAsia"/>
        </w:rPr>
        <w:t xml:space="preserve">1 </w:t>
      </w:r>
      <w:r w:rsidR="00435A50">
        <w:rPr>
          <w:rFonts w:hint="eastAsia"/>
        </w:rPr>
        <w:t>嵌入</w:t>
      </w:r>
      <w:r w:rsidR="00435A50">
        <w:rPr>
          <w:rFonts w:hint="eastAsia"/>
        </w:rPr>
        <w:t>CNC</w:t>
      </w:r>
      <w:r w:rsidR="00435A50">
        <w:rPr>
          <w:rFonts w:hint="eastAsia"/>
        </w:rPr>
        <w:t>的</w:t>
      </w:r>
      <w:r w:rsidR="00435A50">
        <w:rPr>
          <w:rFonts w:hint="eastAsia"/>
        </w:rPr>
        <w:t>PLC</w:t>
      </w:r>
      <w:r w:rsidR="00435A50">
        <w:rPr>
          <w:rFonts w:hint="eastAsia"/>
        </w:rPr>
        <w:t>多层架构示意图</w:t>
      </w:r>
    </w:p>
    <w:p w:rsidR="001B2D9A" w:rsidRDefault="001B2D9A" w:rsidP="003345D5">
      <w:pPr>
        <w:ind w:firstLine="420"/>
        <w:rPr>
          <w:rFonts w:ascii="宋体" w:hAnsi="宋体" w:hint="eastAsia"/>
          <w:szCs w:val="21"/>
        </w:rPr>
      </w:pPr>
      <w:r>
        <w:rPr>
          <w:rFonts w:ascii="宋体" w:hAnsi="宋体" w:hint="eastAsia"/>
          <w:szCs w:val="21"/>
        </w:rPr>
        <w:t>通过上述三层架构，能将一个复杂系统分割为几个简单系统，并且大大提高了系统的灵活性。一方面，不同开发人员间彼此独立，只要专注于各自任务的开发；另一方面，通过引入</w:t>
      </w:r>
      <w:r w:rsidR="00C86463">
        <w:rPr>
          <w:rFonts w:ascii="宋体" w:hAnsi="宋体" w:hint="eastAsia"/>
          <w:szCs w:val="21"/>
        </w:rPr>
        <w:t>CNC</w:t>
      </w:r>
      <w:r>
        <w:rPr>
          <w:rFonts w:ascii="宋体" w:hAnsi="宋体" w:hint="eastAsia"/>
          <w:szCs w:val="21"/>
        </w:rPr>
        <w:t>层，</w:t>
      </w:r>
      <w:r w:rsidR="0013397F">
        <w:rPr>
          <w:rFonts w:ascii="宋体" w:hAnsi="宋体" w:hint="eastAsia"/>
          <w:szCs w:val="21"/>
        </w:rPr>
        <w:t>控制程序中的运动控制部分不和实际应用相关，只需完成基本的功能，可以保持控制程序的稳定；</w:t>
      </w:r>
      <w:r w:rsidR="005C42B8">
        <w:rPr>
          <w:rFonts w:ascii="宋体" w:hAnsi="宋体" w:hint="eastAsia"/>
          <w:szCs w:val="21"/>
        </w:rPr>
        <w:t>而且</w:t>
      </w:r>
      <w:r>
        <w:rPr>
          <w:rFonts w:ascii="宋体" w:hAnsi="宋体" w:hint="eastAsia"/>
          <w:szCs w:val="21"/>
        </w:rPr>
        <w:t>用户能根据实际控制需要定制和调整控制程序，提高满足不同实际控制需要能力，用户不需要掌握专业的开发知识</w:t>
      </w:r>
      <w:r w:rsidR="00905C9B">
        <w:rPr>
          <w:rFonts w:ascii="宋体" w:hAnsi="宋体" w:hint="eastAsia"/>
          <w:szCs w:val="21"/>
        </w:rPr>
        <w:t>，降低了开发难度</w:t>
      </w:r>
      <w:r>
        <w:rPr>
          <w:rFonts w:ascii="宋体" w:hAnsi="宋体" w:hint="eastAsia"/>
          <w:szCs w:val="21"/>
        </w:rPr>
        <w:t>。中间控制程序层的存在，相比通过数控语言直接调用底层控制算法的实现方式，不但解决了逻辑控制的问题，而且使得运动控制具有更好的灵活性。</w:t>
      </w:r>
    </w:p>
    <w:p w:rsidR="006A12E1" w:rsidRPr="00441DF1" w:rsidRDefault="00C87D24" w:rsidP="006A12E1">
      <w:pPr>
        <w:ind w:firstLine="420"/>
        <w:rPr>
          <w:rFonts w:ascii="宋体" w:hAnsi="宋体"/>
          <w:szCs w:val="21"/>
        </w:rPr>
      </w:pPr>
      <w:r>
        <w:rPr>
          <w:rFonts w:ascii="宋体" w:hAnsi="宋体" w:hint="eastAsia"/>
          <w:szCs w:val="21"/>
        </w:rPr>
        <w:t>每一层开发的程序都存放在PLC的</w:t>
      </w:r>
      <w:r>
        <w:rPr>
          <w:rFonts w:hint="eastAsia"/>
        </w:rPr>
        <w:t>FLASH</w:t>
      </w:r>
      <w:r>
        <w:rPr>
          <w:rFonts w:hint="eastAsia"/>
        </w:rPr>
        <w:t>固定位置，上电后搬移到</w:t>
      </w:r>
      <w:r>
        <w:rPr>
          <w:rFonts w:hint="eastAsia"/>
        </w:rPr>
        <w:t>RAM</w:t>
      </w:r>
      <w:r>
        <w:rPr>
          <w:rFonts w:hint="eastAsia"/>
        </w:rPr>
        <w:t>中</w:t>
      </w:r>
      <w:r w:rsidR="006A12E1">
        <w:rPr>
          <w:rFonts w:hint="eastAsia"/>
        </w:rPr>
        <w:t>运行</w:t>
      </w:r>
      <w:r w:rsidR="00AF1000">
        <w:rPr>
          <w:rFonts w:hint="eastAsia"/>
        </w:rPr>
        <w:t>，</w:t>
      </w:r>
      <w:r w:rsidR="00BF5BA0">
        <w:rPr>
          <w:rFonts w:hint="eastAsia"/>
        </w:rPr>
        <w:t>以后都以在</w:t>
      </w:r>
      <w:r w:rsidR="00BF5BA0">
        <w:rPr>
          <w:rFonts w:hint="eastAsia"/>
        </w:rPr>
        <w:t>RAM</w:t>
      </w:r>
      <w:r w:rsidR="00BF5BA0">
        <w:rPr>
          <w:rFonts w:hint="eastAsia"/>
        </w:rPr>
        <w:t>中运行的情况进行讨论。</w:t>
      </w:r>
    </w:p>
    <w:p w:rsidR="009C0380" w:rsidRPr="008906CF" w:rsidRDefault="008906CF" w:rsidP="00B76540">
      <w:pPr>
        <w:pStyle w:val="3"/>
        <w:rPr>
          <w:rFonts w:hint="eastAsia"/>
        </w:rPr>
      </w:pPr>
      <w:r>
        <w:rPr>
          <w:rFonts w:hint="eastAsia"/>
        </w:rPr>
        <w:t>2.2</w:t>
      </w:r>
      <w:r w:rsidR="00F261B0" w:rsidRPr="008906CF">
        <w:rPr>
          <w:rFonts w:hint="eastAsia"/>
        </w:rPr>
        <w:t>线程关系分析</w:t>
      </w:r>
    </w:p>
    <w:p w:rsidR="00757CD9" w:rsidRDefault="00757CD9" w:rsidP="00BA4D1B">
      <w:pPr>
        <w:ind w:firstLine="420"/>
        <w:rPr>
          <w:rFonts w:ascii="宋体" w:hAnsi="宋体" w:hint="eastAsia"/>
          <w:szCs w:val="21"/>
        </w:rPr>
      </w:pPr>
      <w:r>
        <w:rPr>
          <w:rFonts w:ascii="宋体" w:hAnsi="宋体" w:hint="eastAsia"/>
          <w:szCs w:val="21"/>
        </w:rPr>
        <w:t>在我们的PLC系统中采用了</w:t>
      </w:r>
      <w:r w:rsidR="001A3873">
        <w:rPr>
          <w:rFonts w:ascii="宋体" w:hAnsi="宋体" w:hint="eastAsia"/>
          <w:szCs w:val="21"/>
        </w:rPr>
        <w:t>基于优先级的</w:t>
      </w:r>
      <w:r w:rsidR="006031F2">
        <w:rPr>
          <w:rFonts w:ascii="宋体" w:hAnsi="宋体" w:hint="eastAsia"/>
          <w:szCs w:val="21"/>
        </w:rPr>
        <w:t>抢占式</w:t>
      </w:r>
      <w:r w:rsidR="001A3873">
        <w:rPr>
          <w:rFonts w:ascii="宋体" w:hAnsi="宋体" w:hint="eastAsia"/>
          <w:szCs w:val="21"/>
        </w:rPr>
        <w:t>多线程</w:t>
      </w:r>
      <w:r w:rsidR="00A33E7A">
        <w:rPr>
          <w:rFonts w:ascii="宋体" w:hAnsi="宋体" w:hint="eastAsia"/>
          <w:szCs w:val="21"/>
        </w:rPr>
        <w:t>调度</w:t>
      </w:r>
      <w:r w:rsidR="001A3873">
        <w:rPr>
          <w:rFonts w:ascii="宋体" w:hAnsi="宋体" w:hint="eastAsia"/>
          <w:szCs w:val="21"/>
        </w:rPr>
        <w:t>系统，</w:t>
      </w:r>
      <w:r w:rsidR="000B7166">
        <w:rPr>
          <w:rFonts w:ascii="宋体" w:hAnsi="宋体" w:hint="eastAsia"/>
          <w:szCs w:val="21"/>
        </w:rPr>
        <w:t>系统共有四个优先级级别和</w:t>
      </w:r>
      <w:r w:rsidR="002817D3">
        <w:rPr>
          <w:rFonts w:ascii="宋体" w:hAnsi="宋体" w:hint="eastAsia"/>
          <w:szCs w:val="21"/>
        </w:rPr>
        <w:t>六</w:t>
      </w:r>
      <w:r w:rsidR="00FC7C6C">
        <w:rPr>
          <w:rFonts w:ascii="宋体" w:hAnsi="宋体" w:hint="eastAsia"/>
          <w:szCs w:val="21"/>
        </w:rPr>
        <w:t>个线程，</w:t>
      </w:r>
      <w:r w:rsidR="0008060A">
        <w:rPr>
          <w:rFonts w:ascii="宋体" w:hAnsi="宋体" w:hint="eastAsia"/>
          <w:szCs w:val="21"/>
        </w:rPr>
        <w:t>如图2所示。</w:t>
      </w:r>
      <w:r w:rsidR="00D73097">
        <w:rPr>
          <w:rFonts w:ascii="宋体" w:hAnsi="宋体" w:hint="eastAsia"/>
          <w:szCs w:val="21"/>
        </w:rPr>
        <w:t>在同一级别上的线程具有相同的优先级，采用时间片方式分配运行时间。</w:t>
      </w:r>
    </w:p>
    <w:p w:rsidR="00A85136" w:rsidRDefault="000E2F77" w:rsidP="00C00FC3">
      <w:pPr>
        <w:ind w:firstLine="420"/>
        <w:jc w:val="center"/>
        <w:rPr>
          <w:rFonts w:hint="eastAsia"/>
        </w:rPr>
      </w:pPr>
      <w:r>
        <w:object w:dxaOrig="8356" w:dyaOrig="3797">
          <v:shape id="_x0000_i1030" type="#_x0000_t75" style="width:273.55pt;height:124.6pt" o:ole="">
            <v:imagedata r:id="rId16" o:title=""/>
          </v:shape>
          <o:OLEObject Type="Embed" ProgID="Visio.Drawing.11" ShapeID="_x0000_i1030" DrawAspect="Content" ObjectID="_1576311128" r:id="rId17"/>
        </w:object>
      </w:r>
      <w:r>
        <w:rPr>
          <w:rFonts w:hint="eastAsia"/>
        </w:rPr>
        <w:t xml:space="preserve"> </w:t>
      </w:r>
    </w:p>
    <w:p w:rsidR="0008060A" w:rsidRDefault="0008060A" w:rsidP="00C00FC3">
      <w:pPr>
        <w:ind w:firstLine="420"/>
        <w:jc w:val="center"/>
        <w:rPr>
          <w:rFonts w:hint="eastAsia"/>
        </w:rPr>
      </w:pPr>
      <w:r>
        <w:rPr>
          <w:rFonts w:hint="eastAsia"/>
        </w:rPr>
        <w:lastRenderedPageBreak/>
        <w:t>图</w:t>
      </w:r>
      <w:r>
        <w:rPr>
          <w:rFonts w:hint="eastAsia"/>
        </w:rPr>
        <w:t xml:space="preserve">2 </w:t>
      </w:r>
      <w:r>
        <w:rPr>
          <w:rFonts w:hint="eastAsia"/>
        </w:rPr>
        <w:t>多线程结构示意图</w:t>
      </w:r>
    </w:p>
    <w:p w:rsidR="0008060A" w:rsidRDefault="0008060A" w:rsidP="0008060A">
      <w:pPr>
        <w:ind w:firstLine="420"/>
        <w:rPr>
          <w:rFonts w:hint="eastAsia"/>
        </w:rPr>
      </w:pPr>
      <w:r>
        <w:rPr>
          <w:rFonts w:hint="eastAsia"/>
        </w:rPr>
        <w:t>Emergent Thread:</w:t>
      </w:r>
      <w:r w:rsidR="00EF0A0B">
        <w:rPr>
          <w:rFonts w:hint="eastAsia"/>
        </w:rPr>
        <w:t xml:space="preserve"> Emergent Thread </w:t>
      </w:r>
      <w:r w:rsidR="00EF0A0B">
        <w:rPr>
          <w:rFonts w:hint="eastAsia"/>
        </w:rPr>
        <w:t>具有最高优先级，用来处理紧急事务，如</w:t>
      </w:r>
      <w:r w:rsidR="006C710A">
        <w:rPr>
          <w:rFonts w:hint="eastAsia"/>
        </w:rPr>
        <w:t>中断等。本系统中所有中断</w:t>
      </w:r>
      <w:r w:rsidR="007C0B14">
        <w:rPr>
          <w:rFonts w:hint="eastAsia"/>
        </w:rPr>
        <w:t>，包括</w:t>
      </w:r>
      <w:r w:rsidR="007C0B14">
        <w:rPr>
          <w:rFonts w:hint="eastAsia"/>
        </w:rPr>
        <w:t>IO</w:t>
      </w:r>
      <w:r w:rsidR="007C0B14">
        <w:rPr>
          <w:rFonts w:hint="eastAsia"/>
        </w:rPr>
        <w:t>中断、定时器中断和异常中断等，</w:t>
      </w:r>
      <w:r w:rsidR="00904F84">
        <w:rPr>
          <w:rFonts w:hint="eastAsia"/>
        </w:rPr>
        <w:t>中断触发后不立即处理，而是压入队列，</w:t>
      </w:r>
      <w:r w:rsidR="007C0B14">
        <w:rPr>
          <w:rFonts w:hint="eastAsia"/>
        </w:rPr>
        <w:t>通过统一的</w:t>
      </w:r>
      <w:r w:rsidR="007C0B14">
        <w:rPr>
          <w:rFonts w:hint="eastAsia"/>
        </w:rPr>
        <w:t>Emergent Thread</w:t>
      </w:r>
      <w:r w:rsidR="007C0B14">
        <w:rPr>
          <w:rFonts w:hint="eastAsia"/>
        </w:rPr>
        <w:t>处理。</w:t>
      </w:r>
    </w:p>
    <w:p w:rsidR="0008060A" w:rsidRDefault="0008060A" w:rsidP="0008060A">
      <w:pPr>
        <w:ind w:firstLine="420"/>
        <w:rPr>
          <w:rFonts w:hint="eastAsia"/>
        </w:rPr>
      </w:pPr>
      <w:r>
        <w:rPr>
          <w:rFonts w:hint="eastAsia"/>
        </w:rPr>
        <w:t>CNC Thread</w:t>
      </w:r>
      <w:r w:rsidR="000C1645">
        <w:rPr>
          <w:rFonts w:hint="eastAsia"/>
        </w:rPr>
        <w:t>、</w:t>
      </w:r>
      <w:r>
        <w:rPr>
          <w:rFonts w:hint="eastAsia"/>
        </w:rPr>
        <w:t>Control Thread</w:t>
      </w:r>
      <w:r w:rsidR="000C1645">
        <w:rPr>
          <w:rFonts w:hint="eastAsia"/>
        </w:rPr>
        <w:t>和</w:t>
      </w:r>
      <w:r w:rsidR="000C1645">
        <w:rPr>
          <w:rFonts w:hint="eastAsia"/>
        </w:rPr>
        <w:t>Motion Thread</w:t>
      </w:r>
      <w:r>
        <w:rPr>
          <w:rFonts w:hint="eastAsia"/>
        </w:rPr>
        <w:t>:</w:t>
      </w:r>
      <w:r w:rsidR="000C6DF2">
        <w:rPr>
          <w:rFonts w:hint="eastAsia"/>
        </w:rPr>
        <w:t xml:space="preserve"> CNC Thread </w:t>
      </w:r>
      <w:r w:rsidR="0028554A">
        <w:rPr>
          <w:rFonts w:hint="eastAsia"/>
        </w:rPr>
        <w:t>、</w:t>
      </w:r>
      <w:r w:rsidR="000C6DF2">
        <w:rPr>
          <w:rFonts w:hint="eastAsia"/>
        </w:rPr>
        <w:t xml:space="preserve"> Control Thread</w:t>
      </w:r>
      <w:r w:rsidR="0028554A">
        <w:rPr>
          <w:rFonts w:hint="eastAsia"/>
        </w:rPr>
        <w:t>和</w:t>
      </w:r>
      <w:r w:rsidR="0028554A">
        <w:rPr>
          <w:rFonts w:hint="eastAsia"/>
        </w:rPr>
        <w:t>Motion Thread</w:t>
      </w:r>
      <w:r w:rsidR="000C6DF2">
        <w:rPr>
          <w:rFonts w:hint="eastAsia"/>
        </w:rPr>
        <w:t xml:space="preserve"> </w:t>
      </w:r>
      <w:r w:rsidR="000C6DF2">
        <w:rPr>
          <w:rFonts w:hint="eastAsia"/>
        </w:rPr>
        <w:t>具有相同的优先级</w:t>
      </w:r>
      <w:r w:rsidR="00F74F4F">
        <w:rPr>
          <w:rFonts w:hint="eastAsia"/>
        </w:rPr>
        <w:t>。</w:t>
      </w:r>
      <w:r w:rsidR="00A50506">
        <w:rPr>
          <w:rFonts w:hint="eastAsia"/>
        </w:rPr>
        <w:t>CNC Thread</w:t>
      </w:r>
      <w:r w:rsidR="000C6DF2">
        <w:rPr>
          <w:rFonts w:hint="eastAsia"/>
        </w:rPr>
        <w:t>用来处理</w:t>
      </w:r>
      <w:r w:rsidR="000C6DF2">
        <w:rPr>
          <w:rFonts w:hint="eastAsia"/>
        </w:rPr>
        <w:t>CNC Program</w:t>
      </w:r>
      <w:r w:rsidR="00285A21">
        <w:rPr>
          <w:rFonts w:hint="eastAsia"/>
        </w:rPr>
        <w:t>，完成</w:t>
      </w:r>
      <w:r w:rsidR="00285A21">
        <w:rPr>
          <w:rFonts w:hint="eastAsia"/>
        </w:rPr>
        <w:t>CNC</w:t>
      </w:r>
      <w:r w:rsidR="00285A21">
        <w:rPr>
          <w:rFonts w:hint="eastAsia"/>
        </w:rPr>
        <w:t>程序的读取、解析和执行；</w:t>
      </w:r>
      <w:r w:rsidR="00A50506">
        <w:rPr>
          <w:rFonts w:hint="eastAsia"/>
        </w:rPr>
        <w:t>Control Thread</w:t>
      </w:r>
      <w:r w:rsidR="00A50506">
        <w:rPr>
          <w:rFonts w:hint="eastAsia"/>
        </w:rPr>
        <w:t>处理</w:t>
      </w:r>
      <w:r w:rsidR="000C6DF2">
        <w:rPr>
          <w:rFonts w:hint="eastAsia"/>
        </w:rPr>
        <w:t>Control Program</w:t>
      </w:r>
      <w:r w:rsidR="00285A21">
        <w:rPr>
          <w:rFonts w:hint="eastAsia"/>
        </w:rPr>
        <w:t>，包括读入输入信号、执行控制程序、刷新输出、响应</w:t>
      </w:r>
      <w:r w:rsidR="00285A21">
        <w:rPr>
          <w:rFonts w:hint="eastAsia"/>
        </w:rPr>
        <w:t>CNC thread</w:t>
      </w:r>
      <w:r w:rsidR="00285A21">
        <w:rPr>
          <w:rFonts w:hint="eastAsia"/>
        </w:rPr>
        <w:t>请求和调用引擎算法</w:t>
      </w:r>
      <w:r w:rsidR="00E51D21">
        <w:rPr>
          <w:rFonts w:hint="eastAsia"/>
        </w:rPr>
        <w:t>执行</w:t>
      </w:r>
      <w:r w:rsidR="00285A21">
        <w:rPr>
          <w:rFonts w:hint="eastAsia"/>
        </w:rPr>
        <w:t>；</w:t>
      </w:r>
      <w:r w:rsidR="00A50506">
        <w:rPr>
          <w:rFonts w:hint="eastAsia"/>
        </w:rPr>
        <w:t>Motion Thread</w:t>
      </w:r>
      <w:r w:rsidR="00A50506">
        <w:rPr>
          <w:rFonts w:hint="eastAsia"/>
        </w:rPr>
        <w:t>执行</w:t>
      </w:r>
      <w:r w:rsidR="00BE0F02">
        <w:rPr>
          <w:rFonts w:hint="eastAsia"/>
        </w:rPr>
        <w:t>PLC</w:t>
      </w:r>
      <w:r w:rsidR="00BE0F02">
        <w:rPr>
          <w:rFonts w:hint="eastAsia"/>
        </w:rPr>
        <w:t>引擎中运动控制算法</w:t>
      </w:r>
      <w:r w:rsidR="00285A21">
        <w:rPr>
          <w:rFonts w:hint="eastAsia"/>
        </w:rPr>
        <w:t>，</w:t>
      </w:r>
      <w:r w:rsidR="00BE3339">
        <w:rPr>
          <w:rFonts w:hint="eastAsia"/>
        </w:rPr>
        <w:t>响应</w:t>
      </w:r>
      <w:r w:rsidR="00BE3339">
        <w:rPr>
          <w:rFonts w:hint="eastAsia"/>
        </w:rPr>
        <w:t>Control Thread</w:t>
      </w:r>
      <w:r w:rsidR="00E51D21">
        <w:rPr>
          <w:rFonts w:hint="eastAsia"/>
        </w:rPr>
        <w:t>请求</w:t>
      </w:r>
      <w:r w:rsidR="00BE3339">
        <w:rPr>
          <w:rFonts w:hint="eastAsia"/>
        </w:rPr>
        <w:t>，通过调用运动控制算法完成被控设备运行</w:t>
      </w:r>
      <w:r w:rsidR="00BE0F02">
        <w:rPr>
          <w:rFonts w:hint="eastAsia"/>
        </w:rPr>
        <w:t>。</w:t>
      </w:r>
      <w:r w:rsidR="00A72201" w:rsidRPr="006179A9">
        <w:rPr>
          <w:rFonts w:hint="eastAsia"/>
        </w:rPr>
        <w:t>用</w:t>
      </w:r>
      <w:r w:rsidR="00AF1BC5" w:rsidRPr="006179A9">
        <w:rPr>
          <w:rFonts w:hint="eastAsia"/>
        </w:rPr>
        <w:t>多</w:t>
      </w:r>
      <w:r w:rsidR="00A72201" w:rsidRPr="006179A9">
        <w:rPr>
          <w:rFonts w:hint="eastAsia"/>
        </w:rPr>
        <w:t>线程</w:t>
      </w:r>
      <w:r w:rsidR="00AF1BC5" w:rsidRPr="006179A9">
        <w:rPr>
          <w:rFonts w:hint="eastAsia"/>
        </w:rPr>
        <w:t>协作的</w:t>
      </w:r>
      <w:r w:rsidR="00A72201" w:rsidRPr="006179A9">
        <w:rPr>
          <w:rFonts w:hint="eastAsia"/>
        </w:rPr>
        <w:t>目的是</w:t>
      </w:r>
      <w:r w:rsidR="00AF1BC5" w:rsidRPr="006179A9">
        <w:rPr>
          <w:rFonts w:hint="eastAsia"/>
        </w:rPr>
        <w:t>在多种控制集成的环境中，避免因某个任务的延时而影响其他控制任务的执行，提高系统的响应，如</w:t>
      </w:r>
      <w:r w:rsidR="00A72201" w:rsidRPr="006179A9">
        <w:rPr>
          <w:rFonts w:hint="eastAsia"/>
        </w:rPr>
        <w:t>运动控制</w:t>
      </w:r>
      <w:r w:rsidR="00F03F00" w:rsidRPr="006179A9">
        <w:rPr>
          <w:rFonts w:hint="eastAsia"/>
        </w:rPr>
        <w:t>线程在等待执行机构结束运动时，</w:t>
      </w:r>
      <w:r w:rsidR="00A72201" w:rsidRPr="006179A9">
        <w:rPr>
          <w:rFonts w:hint="eastAsia"/>
        </w:rPr>
        <w:t>IO</w:t>
      </w:r>
      <w:r w:rsidR="0006336E">
        <w:rPr>
          <w:rFonts w:hint="eastAsia"/>
        </w:rPr>
        <w:t>逻辑</w:t>
      </w:r>
      <w:r w:rsidR="00F03F00" w:rsidRPr="006179A9">
        <w:rPr>
          <w:rFonts w:hint="eastAsia"/>
        </w:rPr>
        <w:t>控制应正常工作</w:t>
      </w:r>
      <w:r w:rsidR="00A72201" w:rsidRPr="006179A9">
        <w:rPr>
          <w:rFonts w:hint="eastAsia"/>
        </w:rPr>
        <w:t>。</w:t>
      </w:r>
    </w:p>
    <w:p w:rsidR="0008060A" w:rsidRDefault="0008060A" w:rsidP="0008060A">
      <w:pPr>
        <w:ind w:firstLine="420"/>
        <w:rPr>
          <w:rFonts w:hint="eastAsia"/>
        </w:rPr>
      </w:pPr>
      <w:r>
        <w:rPr>
          <w:rFonts w:hint="eastAsia"/>
        </w:rPr>
        <w:t>Communication Thread:</w:t>
      </w:r>
      <w:r w:rsidR="00854AF5">
        <w:rPr>
          <w:rFonts w:hint="eastAsia"/>
        </w:rPr>
        <w:t xml:space="preserve"> Communication Thread </w:t>
      </w:r>
      <w:r w:rsidR="00854AF5">
        <w:rPr>
          <w:rFonts w:hint="eastAsia"/>
        </w:rPr>
        <w:t>用来完成</w:t>
      </w:r>
      <w:r w:rsidR="00854AF5">
        <w:rPr>
          <w:rFonts w:hint="eastAsia"/>
        </w:rPr>
        <w:t>PLC</w:t>
      </w:r>
      <w:r w:rsidR="00854AF5">
        <w:rPr>
          <w:rFonts w:hint="eastAsia"/>
        </w:rPr>
        <w:t>的通信任务，</w:t>
      </w:r>
      <w:r w:rsidR="00176765">
        <w:rPr>
          <w:rFonts w:hint="eastAsia"/>
        </w:rPr>
        <w:t>响应</w:t>
      </w:r>
      <w:r w:rsidR="00854AF5">
        <w:rPr>
          <w:rFonts w:hint="eastAsia"/>
        </w:rPr>
        <w:t>各类通信请求，如人机界面</w:t>
      </w:r>
      <w:r w:rsidR="00AB60A6">
        <w:rPr>
          <w:rFonts w:hint="eastAsia"/>
        </w:rPr>
        <w:t>等</w:t>
      </w:r>
      <w:r w:rsidR="00854AF5">
        <w:rPr>
          <w:rFonts w:hint="eastAsia"/>
        </w:rPr>
        <w:t>。</w:t>
      </w:r>
    </w:p>
    <w:p w:rsidR="0008060A" w:rsidRDefault="0008060A" w:rsidP="0008060A">
      <w:pPr>
        <w:ind w:firstLine="420"/>
        <w:rPr>
          <w:rFonts w:hint="eastAsia"/>
        </w:rPr>
      </w:pPr>
      <w:r>
        <w:rPr>
          <w:rFonts w:hint="eastAsia"/>
        </w:rPr>
        <w:t>Diagnose Thread:</w:t>
      </w:r>
      <w:r w:rsidR="00854AF5">
        <w:rPr>
          <w:rFonts w:hint="eastAsia"/>
        </w:rPr>
        <w:t xml:space="preserve"> </w:t>
      </w:r>
      <w:r w:rsidR="00854AF5">
        <w:rPr>
          <w:rFonts w:hint="eastAsia"/>
        </w:rPr>
        <w:t>在我们的系统中嵌入了一个诊断模块，在不影响正常控制功能的前提下，利用</w:t>
      </w:r>
      <w:r w:rsidR="00854AF5">
        <w:rPr>
          <w:rFonts w:hint="eastAsia"/>
        </w:rPr>
        <w:t>CPU</w:t>
      </w:r>
      <w:r w:rsidR="00854AF5">
        <w:rPr>
          <w:rFonts w:hint="eastAsia"/>
        </w:rPr>
        <w:t>的空闲时间完成系统故障诊断。</w:t>
      </w:r>
    </w:p>
    <w:p w:rsidR="00B81BFA" w:rsidRDefault="004E733C" w:rsidP="00580003">
      <w:pPr>
        <w:ind w:firstLine="420"/>
        <w:rPr>
          <w:rFonts w:hint="eastAsia"/>
        </w:rPr>
      </w:pPr>
      <w:r>
        <w:rPr>
          <w:rFonts w:hint="eastAsia"/>
        </w:rPr>
        <w:t>本文</w:t>
      </w:r>
      <w:r w:rsidR="00C93FB8">
        <w:rPr>
          <w:rFonts w:hint="eastAsia"/>
        </w:rPr>
        <w:t>主要内容是嵌入</w:t>
      </w:r>
      <w:r w:rsidR="00C93FB8">
        <w:rPr>
          <w:rFonts w:hint="eastAsia"/>
        </w:rPr>
        <w:t>CNC</w:t>
      </w:r>
      <w:r w:rsidR="00C93FB8">
        <w:rPr>
          <w:rFonts w:hint="eastAsia"/>
        </w:rPr>
        <w:t>线程，并解决</w:t>
      </w:r>
      <w:r w:rsidR="00580003">
        <w:rPr>
          <w:rFonts w:hint="eastAsia"/>
        </w:rPr>
        <w:t xml:space="preserve">CNC thread </w:t>
      </w:r>
      <w:r w:rsidR="008354D1">
        <w:rPr>
          <w:rFonts w:hint="eastAsia"/>
        </w:rPr>
        <w:t>、</w:t>
      </w:r>
      <w:r w:rsidR="00580003">
        <w:rPr>
          <w:rFonts w:hint="eastAsia"/>
        </w:rPr>
        <w:t xml:space="preserve"> Control thread</w:t>
      </w:r>
      <w:r w:rsidR="008354D1">
        <w:rPr>
          <w:rFonts w:hint="eastAsia"/>
        </w:rPr>
        <w:t>和</w:t>
      </w:r>
      <w:r w:rsidR="008354D1">
        <w:rPr>
          <w:rFonts w:hint="eastAsia"/>
        </w:rPr>
        <w:t>Motion Thread</w:t>
      </w:r>
      <w:r w:rsidR="008354D1">
        <w:rPr>
          <w:rFonts w:hint="eastAsia"/>
        </w:rPr>
        <w:t>间的交互和协作，共同实现</w:t>
      </w:r>
      <w:r w:rsidR="000672AB">
        <w:rPr>
          <w:rFonts w:hint="eastAsia"/>
        </w:rPr>
        <w:t>设备控制</w:t>
      </w:r>
      <w:r w:rsidR="00580003">
        <w:rPr>
          <w:rFonts w:hint="eastAsia"/>
        </w:rPr>
        <w:t>。</w:t>
      </w:r>
    </w:p>
    <w:p w:rsidR="001A0F73" w:rsidRPr="00BA22BB" w:rsidRDefault="00BA22BB" w:rsidP="00BA22BB">
      <w:pPr>
        <w:pStyle w:val="3"/>
        <w:rPr>
          <w:rFonts w:hint="eastAsia"/>
        </w:rPr>
      </w:pPr>
      <w:r>
        <w:rPr>
          <w:rFonts w:hint="eastAsia"/>
        </w:rPr>
        <w:t>2.3</w:t>
      </w:r>
      <w:r w:rsidR="001A0F73" w:rsidRPr="00BA22BB">
        <w:rPr>
          <w:rFonts w:hint="eastAsia"/>
        </w:rPr>
        <w:t>数据交互关系</w:t>
      </w:r>
      <w:r>
        <w:rPr>
          <w:rFonts w:hint="eastAsia"/>
        </w:rPr>
        <w:t>及定义</w:t>
      </w:r>
    </w:p>
    <w:p w:rsidR="00165EAA" w:rsidRDefault="00D52CDC" w:rsidP="0055009E">
      <w:pPr>
        <w:ind w:firstLine="420"/>
        <w:rPr>
          <w:rFonts w:ascii="宋体" w:hAnsi="宋体" w:hint="eastAsia"/>
          <w:szCs w:val="21"/>
        </w:rPr>
      </w:pPr>
      <w:r>
        <w:rPr>
          <w:rFonts w:ascii="宋体" w:hAnsi="宋体" w:hint="eastAsia"/>
          <w:szCs w:val="21"/>
        </w:rPr>
        <w:t>多线程系统中多个线程协作时，</w:t>
      </w:r>
      <w:r w:rsidR="00085051">
        <w:rPr>
          <w:rFonts w:ascii="宋体" w:hAnsi="宋体" w:hint="eastAsia"/>
          <w:szCs w:val="21"/>
        </w:rPr>
        <w:t>需要在线程间交互数据，解决线程的同步和互斥等问题。本系统中</w:t>
      </w:r>
      <w:r w:rsidR="00E103C3">
        <w:rPr>
          <w:rFonts w:ascii="宋体" w:hAnsi="宋体" w:hint="eastAsia"/>
          <w:szCs w:val="21"/>
        </w:rPr>
        <w:t>线程间数据交互及算法调用时的参数传递是</w:t>
      </w:r>
      <w:r w:rsidR="00BA06F0">
        <w:rPr>
          <w:rFonts w:ascii="宋体" w:hAnsi="宋体" w:hint="eastAsia"/>
          <w:szCs w:val="21"/>
        </w:rPr>
        <w:t>通过共享</w:t>
      </w:r>
      <w:r w:rsidR="00140DEC">
        <w:rPr>
          <w:rFonts w:ascii="宋体" w:hAnsi="宋体" w:hint="eastAsia"/>
          <w:szCs w:val="21"/>
        </w:rPr>
        <w:t>内存实现的，</w:t>
      </w:r>
      <w:r w:rsidR="005B3B7E">
        <w:rPr>
          <w:rFonts w:ascii="宋体" w:hAnsi="宋体" w:hint="eastAsia"/>
          <w:szCs w:val="21"/>
        </w:rPr>
        <w:t>和传统的PLC实现方式类似，</w:t>
      </w:r>
      <w:r w:rsidR="00344614">
        <w:rPr>
          <w:rFonts w:ascii="宋体" w:hAnsi="宋体" w:hint="eastAsia"/>
          <w:szCs w:val="21"/>
        </w:rPr>
        <w:t>在PLC</w:t>
      </w:r>
      <w:r w:rsidR="009C6C38">
        <w:rPr>
          <w:rFonts w:ascii="宋体" w:hAnsi="宋体" w:hint="eastAsia"/>
          <w:szCs w:val="21"/>
        </w:rPr>
        <w:t>内存中</w:t>
      </w:r>
      <w:r w:rsidR="009C6C38" w:rsidRPr="00FC0251">
        <w:rPr>
          <w:rFonts w:ascii="宋体" w:hAnsi="宋体" w:hint="eastAsia"/>
          <w:szCs w:val="21"/>
        </w:rPr>
        <w:t>划分了一</w:t>
      </w:r>
      <w:r w:rsidR="006F0D17">
        <w:rPr>
          <w:rFonts w:ascii="宋体" w:hAnsi="宋体" w:hint="eastAsia"/>
          <w:szCs w:val="21"/>
        </w:rPr>
        <w:t>个专用公共数据区，</w:t>
      </w:r>
      <w:r w:rsidR="009C6C38" w:rsidRPr="00FC0251">
        <w:rPr>
          <w:rFonts w:ascii="宋体" w:hAnsi="宋体" w:hint="eastAsia"/>
          <w:szCs w:val="21"/>
        </w:rPr>
        <w:t>用来保存各类软元件的值</w:t>
      </w:r>
      <w:r w:rsidR="0055009E">
        <w:rPr>
          <w:rFonts w:ascii="宋体" w:hAnsi="宋体" w:hint="eastAsia"/>
          <w:szCs w:val="21"/>
        </w:rPr>
        <w:t>。</w:t>
      </w:r>
    </w:p>
    <w:p w:rsidR="00DA3936" w:rsidRDefault="00972B89" w:rsidP="00101E1C">
      <w:pPr>
        <w:ind w:firstLine="420"/>
        <w:rPr>
          <w:rFonts w:ascii="宋体" w:hAnsi="宋体" w:hint="eastAsia"/>
          <w:szCs w:val="21"/>
        </w:rPr>
      </w:pPr>
      <w:r>
        <w:rPr>
          <w:rFonts w:ascii="宋体" w:hAnsi="宋体" w:hint="eastAsia"/>
          <w:szCs w:val="21"/>
        </w:rPr>
        <w:t>数据共享中的参数传递通过D区实现，线程同步互斥通过M区实现。</w:t>
      </w:r>
      <w:r w:rsidR="0087747B">
        <w:rPr>
          <w:rFonts w:ascii="宋体" w:hAnsi="宋体" w:hint="eastAsia"/>
          <w:szCs w:val="21"/>
        </w:rPr>
        <w:t>在D区和M</w:t>
      </w:r>
      <w:r w:rsidR="000E7485">
        <w:rPr>
          <w:rFonts w:ascii="宋体" w:hAnsi="宋体" w:hint="eastAsia"/>
          <w:szCs w:val="21"/>
        </w:rPr>
        <w:t>区中有若干个专用区域</w:t>
      </w:r>
      <w:r w:rsidR="003F2E1A">
        <w:rPr>
          <w:rFonts w:ascii="宋体" w:hAnsi="宋体" w:hint="eastAsia"/>
          <w:szCs w:val="21"/>
        </w:rPr>
        <w:t>用来实现数据交换和运行控制，如图3所示</w:t>
      </w:r>
      <w:r w:rsidR="000E7485">
        <w:rPr>
          <w:rFonts w:ascii="宋体" w:hAnsi="宋体" w:hint="eastAsia"/>
          <w:szCs w:val="21"/>
        </w:rPr>
        <w:t>，</w:t>
      </w:r>
      <w:r w:rsidR="003F2E1A">
        <w:rPr>
          <w:rFonts w:ascii="宋体" w:hAnsi="宋体" w:hint="eastAsia"/>
          <w:szCs w:val="21"/>
        </w:rPr>
        <w:t>这些数据区</w:t>
      </w:r>
      <w:r w:rsidR="000E7485">
        <w:rPr>
          <w:rFonts w:ascii="宋体" w:hAnsi="宋体" w:hint="eastAsia"/>
          <w:szCs w:val="21"/>
        </w:rPr>
        <w:t>定义如下：</w:t>
      </w:r>
    </w:p>
    <w:p w:rsidR="00AA3520" w:rsidRDefault="002F6EA0" w:rsidP="00BA4D1B">
      <w:pPr>
        <w:ind w:firstLine="420"/>
        <w:rPr>
          <w:rFonts w:ascii="宋体" w:hAnsi="宋体" w:hint="eastAsia"/>
          <w:szCs w:val="21"/>
        </w:rPr>
      </w:pPr>
      <w:r>
        <w:rPr>
          <w:rFonts w:ascii="宋体" w:hAnsi="宋体" w:hint="eastAsia"/>
          <w:szCs w:val="21"/>
        </w:rPr>
        <w:t xml:space="preserve">定义4 </w:t>
      </w:r>
      <w:r w:rsidR="004267E8">
        <w:rPr>
          <w:rFonts w:ascii="宋体" w:hAnsi="宋体" w:hint="eastAsia"/>
          <w:szCs w:val="21"/>
        </w:rPr>
        <w:t>引擎算法参数区</w:t>
      </w:r>
      <w:r w:rsidR="00382869">
        <w:rPr>
          <w:rFonts w:ascii="宋体" w:hAnsi="宋体" w:hint="eastAsia"/>
          <w:szCs w:val="21"/>
        </w:rPr>
        <w:t>（</w:t>
      </w:r>
      <w:r w:rsidR="00A7503F">
        <w:rPr>
          <w:rFonts w:ascii="宋体" w:hAnsi="宋体" w:hint="eastAsia"/>
          <w:szCs w:val="21"/>
        </w:rPr>
        <w:t xml:space="preserve">Engine Algorithm Parameter Data Area, </w:t>
      </w:r>
      <w:r w:rsidR="00382869">
        <w:rPr>
          <w:rFonts w:ascii="宋体" w:hAnsi="宋体" w:hint="eastAsia"/>
          <w:szCs w:val="21"/>
        </w:rPr>
        <w:t>EAPD）</w:t>
      </w:r>
      <w:r w:rsidR="004267E8">
        <w:rPr>
          <w:rFonts w:ascii="宋体" w:hAnsi="宋体" w:hint="eastAsia"/>
          <w:szCs w:val="21"/>
        </w:rPr>
        <w:t>：</w:t>
      </w:r>
      <w:r w:rsidR="008A1D16">
        <w:rPr>
          <w:rFonts w:ascii="宋体" w:hAnsi="宋体" w:hint="eastAsia"/>
          <w:szCs w:val="21"/>
        </w:rPr>
        <w:t>在D区中的一个专用区域，用来存放</w:t>
      </w:r>
      <w:r w:rsidR="002941B8">
        <w:rPr>
          <w:rFonts w:ascii="宋体" w:hAnsi="宋体" w:hint="eastAsia"/>
          <w:szCs w:val="21"/>
        </w:rPr>
        <w:t>引擎算法</w:t>
      </w:r>
      <w:r w:rsidR="006F5DA1">
        <w:rPr>
          <w:rFonts w:ascii="宋体" w:hAnsi="宋体" w:hint="eastAsia"/>
          <w:szCs w:val="21"/>
        </w:rPr>
        <w:t>实现</w:t>
      </w:r>
      <w:r w:rsidR="002941B8">
        <w:rPr>
          <w:rFonts w:ascii="宋体" w:hAnsi="宋体" w:hint="eastAsia"/>
          <w:szCs w:val="21"/>
        </w:rPr>
        <w:t>所需参数</w:t>
      </w:r>
      <w:r w:rsidR="0098017A">
        <w:rPr>
          <w:rFonts w:ascii="宋体" w:hAnsi="宋体" w:hint="eastAsia"/>
          <w:szCs w:val="21"/>
        </w:rPr>
        <w:t>，</w:t>
      </w:r>
      <w:r w:rsidR="0000380C">
        <w:rPr>
          <w:rFonts w:ascii="宋体" w:hAnsi="宋体" w:hint="eastAsia"/>
          <w:szCs w:val="21"/>
        </w:rPr>
        <w:t>所有算法参数</w:t>
      </w:r>
      <w:r w:rsidR="007209F6">
        <w:rPr>
          <w:rFonts w:ascii="宋体" w:hAnsi="宋体" w:hint="eastAsia"/>
          <w:szCs w:val="21"/>
        </w:rPr>
        <w:t>都有固定的地址。</w:t>
      </w:r>
    </w:p>
    <w:p w:rsidR="002F6EA0" w:rsidRDefault="002F6EA0" w:rsidP="00847E7B">
      <w:pPr>
        <w:ind w:firstLine="420"/>
        <w:rPr>
          <w:rFonts w:ascii="宋体" w:hAnsi="宋体" w:hint="eastAsia"/>
          <w:szCs w:val="21"/>
        </w:rPr>
      </w:pPr>
      <w:r>
        <w:rPr>
          <w:rFonts w:ascii="宋体" w:hAnsi="宋体" w:hint="eastAsia"/>
          <w:szCs w:val="21"/>
        </w:rPr>
        <w:t>定义5 引擎算法</w:t>
      </w:r>
      <w:r w:rsidR="00D00412">
        <w:rPr>
          <w:rFonts w:ascii="宋体" w:hAnsi="宋体" w:hint="eastAsia"/>
          <w:szCs w:val="21"/>
        </w:rPr>
        <w:t>标志</w:t>
      </w:r>
      <w:r w:rsidR="008073F5">
        <w:rPr>
          <w:rFonts w:ascii="宋体" w:hAnsi="宋体" w:hint="eastAsia"/>
          <w:szCs w:val="21"/>
        </w:rPr>
        <w:t>数据区</w:t>
      </w:r>
      <w:r w:rsidR="00382869">
        <w:rPr>
          <w:rFonts w:ascii="宋体" w:hAnsi="宋体" w:hint="eastAsia"/>
          <w:szCs w:val="21"/>
        </w:rPr>
        <w:t>(</w:t>
      </w:r>
      <w:r w:rsidR="00B41250">
        <w:rPr>
          <w:rFonts w:ascii="宋体" w:hAnsi="宋体" w:hint="eastAsia"/>
          <w:szCs w:val="21"/>
        </w:rPr>
        <w:t>Engine Algorithm Flag Data Area</w:t>
      </w:r>
      <w:r w:rsidR="00F63260">
        <w:rPr>
          <w:rFonts w:ascii="宋体" w:hAnsi="宋体" w:hint="eastAsia"/>
          <w:szCs w:val="21"/>
        </w:rPr>
        <w:t>，</w:t>
      </w:r>
      <w:r w:rsidR="00382869">
        <w:rPr>
          <w:rFonts w:ascii="宋体" w:hAnsi="宋体" w:hint="eastAsia"/>
          <w:szCs w:val="21"/>
        </w:rPr>
        <w:t>EAFD)</w:t>
      </w:r>
      <w:r w:rsidR="0039098A">
        <w:rPr>
          <w:rFonts w:ascii="宋体" w:hAnsi="宋体" w:hint="eastAsia"/>
          <w:szCs w:val="21"/>
        </w:rPr>
        <w:t>:</w:t>
      </w:r>
      <w:r w:rsidR="002941B8">
        <w:rPr>
          <w:rFonts w:ascii="宋体" w:hAnsi="宋体" w:hint="eastAsia"/>
          <w:szCs w:val="21"/>
        </w:rPr>
        <w:t xml:space="preserve"> </w:t>
      </w:r>
      <w:r w:rsidR="00156FA7">
        <w:rPr>
          <w:rFonts w:ascii="宋体" w:hAnsi="宋体" w:hint="eastAsia"/>
          <w:szCs w:val="21"/>
        </w:rPr>
        <w:t>在M区中的一个专用区域，用来表示引擎算法的启动、状态及完成</w:t>
      </w:r>
      <w:r w:rsidR="000466E2">
        <w:rPr>
          <w:rFonts w:ascii="宋体" w:hAnsi="宋体" w:hint="eastAsia"/>
          <w:szCs w:val="21"/>
        </w:rPr>
        <w:t>标志</w:t>
      </w:r>
      <w:r w:rsidR="00B73B5C">
        <w:rPr>
          <w:rFonts w:ascii="宋体" w:hAnsi="宋体" w:hint="eastAsia"/>
          <w:szCs w:val="21"/>
        </w:rPr>
        <w:t>，</w:t>
      </w:r>
      <w:r w:rsidR="00B73B5C">
        <w:rPr>
          <w:rFonts w:hint="eastAsia"/>
          <w:szCs w:val="21"/>
        </w:rPr>
        <w:t>在</w:t>
      </w:r>
      <w:r w:rsidR="00945C58">
        <w:rPr>
          <w:rFonts w:hint="eastAsia"/>
          <w:szCs w:val="21"/>
        </w:rPr>
        <w:t>梯形图中</w:t>
      </w:r>
      <w:r w:rsidR="00B73B5C">
        <w:rPr>
          <w:rFonts w:hint="eastAsia"/>
          <w:szCs w:val="21"/>
        </w:rPr>
        <w:t>通过设置该标志区的标志启动相应算法执行，并通过读取状态标志获取算法执行情况。</w:t>
      </w:r>
    </w:p>
    <w:p w:rsidR="0039098A" w:rsidRDefault="00B960B6" w:rsidP="00BA4D1B">
      <w:pPr>
        <w:ind w:firstLine="420"/>
        <w:rPr>
          <w:rFonts w:ascii="宋体" w:hAnsi="宋体" w:hint="eastAsia"/>
          <w:szCs w:val="21"/>
        </w:rPr>
      </w:pPr>
      <w:r>
        <w:rPr>
          <w:rFonts w:ascii="宋体" w:hAnsi="宋体" w:hint="eastAsia"/>
          <w:szCs w:val="21"/>
        </w:rPr>
        <w:t xml:space="preserve">定义6 </w:t>
      </w:r>
      <w:r w:rsidR="00172388">
        <w:rPr>
          <w:rFonts w:ascii="宋体" w:hAnsi="宋体" w:hint="eastAsia"/>
          <w:szCs w:val="21"/>
        </w:rPr>
        <w:t>CNC程序</w:t>
      </w:r>
      <w:r>
        <w:rPr>
          <w:rFonts w:ascii="宋体" w:hAnsi="宋体" w:hint="eastAsia"/>
          <w:szCs w:val="21"/>
        </w:rPr>
        <w:t>专用数据区</w:t>
      </w:r>
      <w:r w:rsidR="00830F79">
        <w:rPr>
          <w:rFonts w:ascii="宋体" w:hAnsi="宋体" w:hint="eastAsia"/>
          <w:szCs w:val="21"/>
        </w:rPr>
        <w:t xml:space="preserve">（CNC </w:t>
      </w:r>
      <w:hyperlink r:id="rId18" w:anchor="dedicated" w:tooltip="点击获取释义" w:history="1">
        <w:r w:rsidR="00830F79">
          <w:rPr>
            <w:rFonts w:ascii="宋体" w:hAnsi="宋体" w:hint="eastAsia"/>
            <w:szCs w:val="21"/>
          </w:rPr>
          <w:t>D</w:t>
        </w:r>
        <w:r w:rsidR="00830F79" w:rsidRPr="00830F79">
          <w:rPr>
            <w:rFonts w:ascii="宋体" w:hAnsi="宋体"/>
            <w:szCs w:val="21"/>
          </w:rPr>
          <w:t>edicated</w:t>
        </w:r>
      </w:hyperlink>
      <w:r w:rsidR="00830F79">
        <w:rPr>
          <w:rFonts w:ascii="宋体" w:hAnsi="宋体" w:hint="eastAsia"/>
          <w:szCs w:val="21"/>
        </w:rPr>
        <w:t xml:space="preserve"> Data Area</w:t>
      </w:r>
      <w:r w:rsidR="00F63260">
        <w:rPr>
          <w:rFonts w:ascii="宋体" w:hAnsi="宋体" w:hint="eastAsia"/>
          <w:szCs w:val="21"/>
        </w:rPr>
        <w:t>, CNCDD</w:t>
      </w:r>
      <w:r w:rsidR="00830F79">
        <w:rPr>
          <w:rFonts w:ascii="宋体" w:hAnsi="宋体" w:hint="eastAsia"/>
          <w:szCs w:val="21"/>
        </w:rPr>
        <w:t>）</w:t>
      </w:r>
      <w:r>
        <w:rPr>
          <w:rFonts w:ascii="宋体" w:hAnsi="宋体" w:hint="eastAsia"/>
          <w:szCs w:val="21"/>
        </w:rPr>
        <w:t>：</w:t>
      </w:r>
      <w:r w:rsidR="00873CDD">
        <w:rPr>
          <w:rFonts w:ascii="宋体" w:hAnsi="宋体" w:hint="eastAsia"/>
          <w:szCs w:val="21"/>
        </w:rPr>
        <w:t>在D区中的一个专用区域，用来存放</w:t>
      </w:r>
      <w:r w:rsidR="00E53EBA">
        <w:rPr>
          <w:rFonts w:ascii="宋体" w:hAnsi="宋体" w:hint="eastAsia"/>
          <w:szCs w:val="21"/>
        </w:rPr>
        <w:t>从FLASH中搬移到RAM</w:t>
      </w:r>
      <w:r w:rsidR="00873CDD">
        <w:rPr>
          <w:rFonts w:ascii="宋体" w:hAnsi="宋体" w:hint="eastAsia"/>
          <w:szCs w:val="21"/>
        </w:rPr>
        <w:t>的</w:t>
      </w:r>
      <w:r w:rsidR="00FC2295">
        <w:rPr>
          <w:rFonts w:ascii="宋体" w:hAnsi="宋体" w:hint="eastAsia"/>
          <w:szCs w:val="21"/>
        </w:rPr>
        <w:t>CNC</w:t>
      </w:r>
      <w:r w:rsidR="00873CDD">
        <w:rPr>
          <w:rFonts w:ascii="宋体" w:hAnsi="宋体" w:hint="eastAsia"/>
          <w:szCs w:val="21"/>
        </w:rPr>
        <w:t>程序</w:t>
      </w:r>
      <w:r w:rsidR="00EA6C2B" w:rsidRPr="007D0247">
        <w:rPr>
          <w:rFonts w:hint="eastAsia"/>
          <w:szCs w:val="21"/>
        </w:rPr>
        <w:t>。</w:t>
      </w:r>
    </w:p>
    <w:p w:rsidR="00B960B6" w:rsidRDefault="00B960B6" w:rsidP="00BA4D1B">
      <w:pPr>
        <w:ind w:firstLine="420"/>
        <w:rPr>
          <w:rFonts w:hint="eastAsia"/>
          <w:szCs w:val="21"/>
        </w:rPr>
      </w:pPr>
      <w:r>
        <w:rPr>
          <w:rFonts w:ascii="宋体" w:hAnsi="宋体" w:hint="eastAsia"/>
          <w:szCs w:val="21"/>
        </w:rPr>
        <w:t xml:space="preserve">定义7 </w:t>
      </w:r>
      <w:r w:rsidR="006A381D">
        <w:rPr>
          <w:rFonts w:ascii="宋体" w:hAnsi="宋体" w:hint="eastAsia"/>
          <w:szCs w:val="21"/>
        </w:rPr>
        <w:t>CNC</w:t>
      </w:r>
      <w:r>
        <w:rPr>
          <w:rFonts w:ascii="宋体" w:hAnsi="宋体" w:hint="eastAsia"/>
          <w:szCs w:val="21"/>
        </w:rPr>
        <w:t>程序参数交换区</w:t>
      </w:r>
      <w:r w:rsidR="00E90294">
        <w:rPr>
          <w:rFonts w:ascii="宋体" w:hAnsi="宋体" w:hint="eastAsia"/>
          <w:szCs w:val="21"/>
        </w:rPr>
        <w:t>（CNC Parameter Swap Data Area</w:t>
      </w:r>
      <w:r w:rsidR="000E22BD">
        <w:rPr>
          <w:rFonts w:ascii="宋体" w:hAnsi="宋体" w:hint="eastAsia"/>
          <w:szCs w:val="21"/>
        </w:rPr>
        <w:t>，</w:t>
      </w:r>
      <w:r w:rsidR="001930DF">
        <w:rPr>
          <w:rFonts w:ascii="宋体" w:hAnsi="宋体" w:hint="eastAsia"/>
          <w:szCs w:val="21"/>
        </w:rPr>
        <w:t>CNCPSD</w:t>
      </w:r>
      <w:r w:rsidR="00E90294">
        <w:rPr>
          <w:rFonts w:ascii="宋体" w:hAnsi="宋体" w:hint="eastAsia"/>
          <w:szCs w:val="21"/>
        </w:rPr>
        <w:t>）</w:t>
      </w:r>
      <w:r w:rsidR="001F31D3">
        <w:rPr>
          <w:rFonts w:ascii="宋体" w:hAnsi="宋体" w:hint="eastAsia"/>
          <w:szCs w:val="21"/>
        </w:rPr>
        <w:t>：</w:t>
      </w:r>
      <w:r w:rsidR="00015EA4">
        <w:rPr>
          <w:rFonts w:ascii="宋体" w:hAnsi="宋体" w:hint="eastAsia"/>
          <w:szCs w:val="21"/>
        </w:rPr>
        <w:t>在D区中用来暂存解析</w:t>
      </w:r>
      <w:r w:rsidR="003F3D24">
        <w:rPr>
          <w:rFonts w:ascii="宋体" w:hAnsi="宋体" w:hint="eastAsia"/>
          <w:szCs w:val="21"/>
        </w:rPr>
        <w:t>CNC</w:t>
      </w:r>
      <w:r w:rsidR="009960EE">
        <w:rPr>
          <w:rFonts w:ascii="宋体" w:hAnsi="宋体" w:hint="eastAsia"/>
          <w:szCs w:val="21"/>
        </w:rPr>
        <w:t>程序</w:t>
      </w:r>
      <w:r w:rsidR="004663D1">
        <w:rPr>
          <w:rFonts w:ascii="宋体" w:hAnsi="宋体" w:hint="eastAsia"/>
          <w:szCs w:val="21"/>
        </w:rPr>
        <w:t>后</w:t>
      </w:r>
      <w:r w:rsidR="009960EE">
        <w:rPr>
          <w:rFonts w:ascii="宋体" w:hAnsi="宋体" w:hint="eastAsia"/>
          <w:szCs w:val="21"/>
        </w:rPr>
        <w:t>得到的参数，只存放将要执行的数控指令参数，控制程序从该数据区获得</w:t>
      </w:r>
      <w:r w:rsidR="00442B23">
        <w:rPr>
          <w:rFonts w:ascii="宋体" w:hAnsi="宋体" w:hint="eastAsia"/>
          <w:szCs w:val="21"/>
        </w:rPr>
        <w:t>执行</w:t>
      </w:r>
      <w:r w:rsidR="00550A15">
        <w:rPr>
          <w:rFonts w:ascii="宋体" w:hAnsi="宋体" w:hint="eastAsia"/>
          <w:szCs w:val="21"/>
        </w:rPr>
        <w:t>算法</w:t>
      </w:r>
      <w:r w:rsidR="00442B23">
        <w:rPr>
          <w:rFonts w:ascii="宋体" w:hAnsi="宋体" w:hint="eastAsia"/>
          <w:szCs w:val="21"/>
        </w:rPr>
        <w:t>所需要的参数</w:t>
      </w:r>
      <w:r w:rsidR="00550A15">
        <w:rPr>
          <w:rFonts w:ascii="宋体" w:hAnsi="宋体" w:hint="eastAsia"/>
          <w:szCs w:val="21"/>
        </w:rPr>
        <w:t>，并将参数搬移到EAPD</w:t>
      </w:r>
      <w:r w:rsidR="00442B23">
        <w:rPr>
          <w:rFonts w:ascii="宋体" w:hAnsi="宋体" w:hint="eastAsia"/>
          <w:szCs w:val="21"/>
        </w:rPr>
        <w:t>。</w:t>
      </w:r>
    </w:p>
    <w:p w:rsidR="004548F9" w:rsidRPr="002062C1" w:rsidRDefault="004548F9" w:rsidP="00BA4D1B">
      <w:pPr>
        <w:ind w:firstLine="420"/>
        <w:rPr>
          <w:rFonts w:ascii="宋体" w:hAnsi="宋体" w:hint="eastAsia"/>
          <w:color w:val="FF0000"/>
          <w:szCs w:val="21"/>
        </w:rPr>
      </w:pPr>
      <w:r w:rsidRPr="002062C1">
        <w:rPr>
          <w:rFonts w:hint="eastAsia"/>
          <w:color w:val="FF0000"/>
          <w:szCs w:val="21"/>
        </w:rPr>
        <w:t>定义</w:t>
      </w:r>
      <w:r w:rsidRPr="002062C1">
        <w:rPr>
          <w:rFonts w:hint="eastAsia"/>
          <w:color w:val="FF0000"/>
          <w:szCs w:val="21"/>
        </w:rPr>
        <w:t xml:space="preserve">8 </w:t>
      </w:r>
      <w:r w:rsidRPr="002062C1">
        <w:rPr>
          <w:rFonts w:hint="eastAsia"/>
          <w:color w:val="FF0000"/>
          <w:szCs w:val="21"/>
        </w:rPr>
        <w:t>数控指令标志区</w:t>
      </w:r>
      <w:r w:rsidR="002816A9" w:rsidRPr="002062C1">
        <w:rPr>
          <w:rFonts w:hint="eastAsia"/>
          <w:color w:val="FF0000"/>
          <w:szCs w:val="21"/>
        </w:rPr>
        <w:t>(</w:t>
      </w:r>
      <w:r w:rsidR="002816A9" w:rsidRPr="002062C1">
        <w:rPr>
          <w:rFonts w:ascii="宋体" w:hAnsi="宋体" w:hint="eastAsia"/>
          <w:color w:val="FF0000"/>
          <w:szCs w:val="21"/>
        </w:rPr>
        <w:t>CNC Trigger Data Area</w:t>
      </w:r>
      <w:r w:rsidR="003F2E1A" w:rsidRPr="002062C1">
        <w:rPr>
          <w:rFonts w:ascii="宋体" w:hAnsi="宋体" w:hint="eastAsia"/>
          <w:color w:val="FF0000"/>
          <w:szCs w:val="21"/>
        </w:rPr>
        <w:t>，CNCTD</w:t>
      </w:r>
      <w:r w:rsidR="002816A9" w:rsidRPr="002062C1">
        <w:rPr>
          <w:rFonts w:hint="eastAsia"/>
          <w:color w:val="FF0000"/>
          <w:szCs w:val="21"/>
        </w:rPr>
        <w:t>)</w:t>
      </w:r>
      <w:r w:rsidRPr="002062C1">
        <w:rPr>
          <w:rFonts w:hint="eastAsia"/>
          <w:color w:val="FF0000"/>
          <w:szCs w:val="21"/>
        </w:rPr>
        <w:t>：</w:t>
      </w:r>
      <w:r w:rsidR="00CA63B4" w:rsidRPr="002062C1">
        <w:rPr>
          <w:rFonts w:hint="eastAsia"/>
          <w:color w:val="FF0000"/>
          <w:szCs w:val="21"/>
        </w:rPr>
        <w:t>在</w:t>
      </w:r>
      <w:r w:rsidR="00CA63B4" w:rsidRPr="002062C1">
        <w:rPr>
          <w:rFonts w:hint="eastAsia"/>
          <w:color w:val="FF0000"/>
          <w:szCs w:val="21"/>
        </w:rPr>
        <w:t>M</w:t>
      </w:r>
      <w:r w:rsidR="00CA63B4" w:rsidRPr="002062C1">
        <w:rPr>
          <w:rFonts w:hint="eastAsia"/>
          <w:color w:val="FF0000"/>
          <w:szCs w:val="21"/>
        </w:rPr>
        <w:t>区中的一个专用区域，每一位控制</w:t>
      </w:r>
      <w:r w:rsidR="007C0600" w:rsidRPr="002062C1">
        <w:rPr>
          <w:rFonts w:hint="eastAsia"/>
          <w:color w:val="FF0000"/>
          <w:szCs w:val="21"/>
        </w:rPr>
        <w:t>Control Program</w:t>
      </w:r>
      <w:r w:rsidR="001C77C3" w:rsidRPr="002062C1">
        <w:rPr>
          <w:rFonts w:hint="eastAsia"/>
          <w:color w:val="FF0000"/>
          <w:szCs w:val="21"/>
        </w:rPr>
        <w:t>中</w:t>
      </w:r>
      <w:r w:rsidR="00436D96" w:rsidRPr="002062C1">
        <w:rPr>
          <w:rFonts w:hint="eastAsia"/>
          <w:color w:val="FF0000"/>
          <w:szCs w:val="21"/>
        </w:rPr>
        <w:t>和某条数控指令对应的</w:t>
      </w:r>
      <w:r w:rsidR="00CA63B4" w:rsidRPr="002062C1">
        <w:rPr>
          <w:rFonts w:hint="eastAsia"/>
          <w:color w:val="FF0000"/>
          <w:szCs w:val="21"/>
        </w:rPr>
        <w:t>程序</w:t>
      </w:r>
      <w:r w:rsidR="001C77C3" w:rsidRPr="002062C1">
        <w:rPr>
          <w:rFonts w:hint="eastAsia"/>
          <w:color w:val="FF0000"/>
          <w:szCs w:val="21"/>
        </w:rPr>
        <w:t>模块执行。</w:t>
      </w:r>
      <w:r w:rsidR="001C77C3" w:rsidRPr="002062C1">
        <w:rPr>
          <w:rFonts w:ascii="宋体" w:hAnsi="宋体" w:hint="eastAsia"/>
          <w:color w:val="FF0000"/>
          <w:szCs w:val="21"/>
        </w:rPr>
        <w:t xml:space="preserve"> </w:t>
      </w:r>
    </w:p>
    <w:p w:rsidR="00861B52" w:rsidRDefault="00861B52" w:rsidP="00861B52">
      <w:pPr>
        <w:jc w:val="center"/>
        <w:rPr>
          <w:rFonts w:hint="eastAsia"/>
        </w:rPr>
      </w:pPr>
    </w:p>
    <w:p w:rsidR="009F134C" w:rsidRDefault="007A55DB" w:rsidP="00606A19">
      <w:pPr>
        <w:jc w:val="center"/>
        <w:rPr>
          <w:rFonts w:hint="eastAsia"/>
        </w:rPr>
      </w:pPr>
      <w:r>
        <w:object w:dxaOrig="9372" w:dyaOrig="3117">
          <v:shape id="_x0000_i1031" type="#_x0000_t75" style="width:368.45pt;height:122.8pt" o:ole="">
            <v:imagedata r:id="rId19" o:title=""/>
          </v:shape>
          <o:OLEObject Type="Embed" ProgID="Visio.Drawing.11" ShapeID="_x0000_i1031" DrawAspect="Content" ObjectID="_1576311129" r:id="rId20"/>
        </w:object>
      </w:r>
    </w:p>
    <w:p w:rsidR="00861B52" w:rsidRDefault="00606A19" w:rsidP="00606A19">
      <w:pPr>
        <w:jc w:val="center"/>
        <w:rPr>
          <w:rFonts w:hint="eastAsia"/>
          <w:sz w:val="28"/>
        </w:rPr>
      </w:pPr>
      <w:r>
        <w:rPr>
          <w:rFonts w:hint="eastAsia"/>
        </w:rPr>
        <w:t>图</w:t>
      </w:r>
      <w:r>
        <w:rPr>
          <w:rFonts w:hint="eastAsia"/>
        </w:rPr>
        <w:t>3 PLC</w:t>
      </w:r>
      <w:r>
        <w:rPr>
          <w:rFonts w:hint="eastAsia"/>
        </w:rPr>
        <w:t>专用公共数据区</w:t>
      </w:r>
      <w:r w:rsidR="00861B52">
        <w:rPr>
          <w:rFonts w:hint="eastAsia"/>
        </w:rPr>
        <w:t>分配</w:t>
      </w:r>
      <w:r>
        <w:rPr>
          <w:rFonts w:hint="eastAsia"/>
        </w:rPr>
        <w:t>情况</w:t>
      </w:r>
    </w:p>
    <w:p w:rsidR="00471E9B" w:rsidRDefault="00471E9B" w:rsidP="00471E9B">
      <w:pPr>
        <w:pStyle w:val="2"/>
        <w:numPr>
          <w:ilvl w:val="0"/>
          <w:numId w:val="2"/>
        </w:numPr>
        <w:rPr>
          <w:rFonts w:hint="eastAsia"/>
          <w:sz w:val="28"/>
        </w:rPr>
      </w:pPr>
      <w:r>
        <w:rPr>
          <w:rFonts w:hint="eastAsia"/>
          <w:sz w:val="28"/>
        </w:rPr>
        <w:t>引擎</w:t>
      </w:r>
      <w:r w:rsidR="007558B8">
        <w:rPr>
          <w:rFonts w:hint="eastAsia"/>
          <w:sz w:val="28"/>
        </w:rPr>
        <w:t>及算法</w:t>
      </w:r>
      <w:r w:rsidR="00811D84">
        <w:rPr>
          <w:rFonts w:hint="eastAsia"/>
          <w:sz w:val="28"/>
        </w:rPr>
        <w:t>实现</w:t>
      </w:r>
    </w:p>
    <w:p w:rsidR="00791398" w:rsidRDefault="00B457E6" w:rsidP="00B45A83">
      <w:pPr>
        <w:ind w:firstLine="420"/>
        <w:rPr>
          <w:rFonts w:ascii="宋体" w:hAnsi="宋体" w:hint="eastAsia"/>
          <w:szCs w:val="21"/>
        </w:rPr>
      </w:pPr>
      <w:r>
        <w:rPr>
          <w:rFonts w:ascii="宋体" w:hAnsi="宋体" w:hint="eastAsia"/>
          <w:szCs w:val="21"/>
        </w:rPr>
        <w:t>引擎程序</w:t>
      </w:r>
      <w:r w:rsidR="0022346D">
        <w:rPr>
          <w:rFonts w:ascii="宋体" w:hAnsi="宋体" w:hint="eastAsia"/>
          <w:szCs w:val="21"/>
        </w:rPr>
        <w:t>（EP）</w:t>
      </w:r>
      <w:r>
        <w:rPr>
          <w:rFonts w:ascii="宋体" w:hAnsi="宋体" w:hint="eastAsia"/>
          <w:szCs w:val="21"/>
        </w:rPr>
        <w:t>实现PLC初始</w:t>
      </w:r>
      <w:r w:rsidR="00A0313C">
        <w:rPr>
          <w:rFonts w:ascii="宋体" w:hAnsi="宋体" w:hint="eastAsia"/>
          <w:szCs w:val="21"/>
        </w:rPr>
        <w:t>化、中断、时钟和通信等基本功能</w:t>
      </w:r>
      <w:r w:rsidR="0022346D">
        <w:rPr>
          <w:rFonts w:ascii="宋体" w:hAnsi="宋体" w:hint="eastAsia"/>
          <w:szCs w:val="21"/>
        </w:rPr>
        <w:t>（BF）</w:t>
      </w:r>
      <w:r>
        <w:rPr>
          <w:rFonts w:ascii="宋体" w:hAnsi="宋体" w:hint="eastAsia"/>
          <w:szCs w:val="21"/>
        </w:rPr>
        <w:t>，</w:t>
      </w:r>
      <w:r w:rsidR="00A0313C">
        <w:rPr>
          <w:rFonts w:ascii="宋体" w:hAnsi="宋体" w:hint="eastAsia"/>
          <w:szCs w:val="21"/>
        </w:rPr>
        <w:t>也</w:t>
      </w:r>
      <w:r>
        <w:rPr>
          <w:rFonts w:ascii="宋体" w:hAnsi="宋体" w:hint="eastAsia"/>
          <w:szCs w:val="21"/>
        </w:rPr>
        <w:t>包含</w:t>
      </w:r>
      <w:r w:rsidR="00E17D95">
        <w:rPr>
          <w:rFonts w:ascii="宋体" w:hAnsi="宋体" w:hint="eastAsia"/>
          <w:szCs w:val="21"/>
        </w:rPr>
        <w:t>若干</w:t>
      </w:r>
      <w:r w:rsidR="008505AA">
        <w:rPr>
          <w:rFonts w:ascii="宋体" w:hAnsi="宋体" w:hint="eastAsia"/>
          <w:szCs w:val="21"/>
        </w:rPr>
        <w:t>增强</w:t>
      </w:r>
      <w:r w:rsidR="00E17D95">
        <w:rPr>
          <w:rFonts w:ascii="宋体" w:hAnsi="宋体" w:hint="eastAsia"/>
          <w:szCs w:val="21"/>
        </w:rPr>
        <w:t>系统功能的</w:t>
      </w:r>
      <w:r w:rsidR="008505AA">
        <w:rPr>
          <w:rFonts w:ascii="宋体" w:hAnsi="宋体" w:hint="eastAsia"/>
          <w:szCs w:val="21"/>
        </w:rPr>
        <w:t>扩展</w:t>
      </w:r>
      <w:r w:rsidR="00E17D95">
        <w:rPr>
          <w:rFonts w:ascii="宋体" w:hAnsi="宋体" w:hint="eastAsia"/>
          <w:szCs w:val="21"/>
        </w:rPr>
        <w:t>算法</w:t>
      </w:r>
      <w:r w:rsidR="0022346D">
        <w:rPr>
          <w:rFonts w:ascii="宋体" w:hAnsi="宋体" w:hint="eastAsia"/>
          <w:szCs w:val="21"/>
        </w:rPr>
        <w:t>（EA）</w:t>
      </w:r>
      <w:r w:rsidR="0008186D">
        <w:rPr>
          <w:rFonts w:ascii="宋体" w:hAnsi="宋体" w:hint="eastAsia"/>
          <w:szCs w:val="21"/>
        </w:rPr>
        <w:t>。</w:t>
      </w:r>
    </w:p>
    <w:p w:rsidR="00EC3294" w:rsidRDefault="00791398" w:rsidP="00B45A83">
      <w:pPr>
        <w:ind w:firstLine="420"/>
        <w:rPr>
          <w:rFonts w:ascii="宋体" w:hAnsi="宋体" w:hint="eastAsia"/>
          <w:szCs w:val="21"/>
        </w:rPr>
      </w:pPr>
      <w:r>
        <w:rPr>
          <w:rFonts w:ascii="宋体" w:hAnsi="宋体" w:hint="eastAsia"/>
          <w:szCs w:val="21"/>
        </w:rPr>
        <w:t>设</w:t>
      </w:r>
      <w:r w:rsidR="0008186D">
        <w:rPr>
          <w:rFonts w:ascii="宋体" w:hAnsi="宋体" w:hint="eastAsia"/>
          <w:szCs w:val="21"/>
        </w:rPr>
        <w:t>EP={BF,EA</w:t>
      </w:r>
      <w:r w:rsidR="00FC4C28">
        <w:rPr>
          <w:rFonts w:ascii="宋体" w:hAnsi="宋体" w:hint="eastAsia"/>
          <w:szCs w:val="21"/>
        </w:rPr>
        <w:t>，EAD，EAS</w:t>
      </w:r>
      <w:r w:rsidR="0008186D">
        <w:rPr>
          <w:rFonts w:ascii="宋体" w:hAnsi="宋体" w:hint="eastAsia"/>
          <w:szCs w:val="21"/>
        </w:rPr>
        <w:t>},</w:t>
      </w:r>
      <w:r w:rsidR="00462D60">
        <w:rPr>
          <w:rFonts w:ascii="宋体" w:hAnsi="宋体" w:hint="eastAsia"/>
          <w:szCs w:val="21"/>
        </w:rPr>
        <w:t>EA={ea</w:t>
      </w:r>
      <w:r w:rsidR="00462D60" w:rsidRPr="00532E6E">
        <w:rPr>
          <w:rFonts w:ascii="宋体" w:hAnsi="宋体" w:hint="eastAsia"/>
          <w:szCs w:val="21"/>
          <w:vertAlign w:val="subscript"/>
        </w:rPr>
        <w:t>1</w:t>
      </w:r>
      <w:r w:rsidR="00462D60">
        <w:rPr>
          <w:rFonts w:ascii="宋体" w:hAnsi="宋体" w:hint="eastAsia"/>
          <w:szCs w:val="21"/>
        </w:rPr>
        <w:t>,ea</w:t>
      </w:r>
      <w:r w:rsidR="00462D60" w:rsidRPr="00532E6E">
        <w:rPr>
          <w:rFonts w:ascii="宋体" w:hAnsi="宋体" w:hint="eastAsia"/>
          <w:szCs w:val="21"/>
          <w:vertAlign w:val="subscript"/>
        </w:rPr>
        <w:t>2</w:t>
      </w:r>
      <w:r w:rsidR="00462D60">
        <w:rPr>
          <w:rFonts w:ascii="宋体" w:hAnsi="宋体" w:hint="eastAsia"/>
          <w:szCs w:val="21"/>
        </w:rPr>
        <w:t>,</w:t>
      </w:r>
      <w:r w:rsidR="00462D60">
        <w:rPr>
          <w:rFonts w:ascii="宋体" w:hAnsi="宋体"/>
          <w:szCs w:val="21"/>
        </w:rPr>
        <w:t>…</w:t>
      </w:r>
      <w:r w:rsidR="00462D60">
        <w:rPr>
          <w:rFonts w:ascii="宋体" w:hAnsi="宋体" w:hint="eastAsia"/>
          <w:szCs w:val="21"/>
        </w:rPr>
        <w:t>ea</w:t>
      </w:r>
      <w:r w:rsidR="00462D60" w:rsidRPr="00532E6E">
        <w:rPr>
          <w:rFonts w:ascii="宋体" w:hAnsi="宋体" w:hint="eastAsia"/>
          <w:szCs w:val="21"/>
          <w:vertAlign w:val="subscript"/>
        </w:rPr>
        <w:t>i</w:t>
      </w:r>
      <w:r w:rsidR="00462D60">
        <w:rPr>
          <w:rFonts w:ascii="宋体" w:hAnsi="宋体"/>
          <w:szCs w:val="21"/>
        </w:rPr>
        <w:t>…</w:t>
      </w:r>
      <w:r w:rsidR="00462D60">
        <w:rPr>
          <w:rFonts w:ascii="宋体" w:hAnsi="宋体" w:hint="eastAsia"/>
          <w:szCs w:val="21"/>
        </w:rPr>
        <w:t>ea</w:t>
      </w:r>
      <w:r w:rsidR="00462D60" w:rsidRPr="00532E6E">
        <w:rPr>
          <w:rFonts w:ascii="宋体" w:hAnsi="宋体" w:hint="eastAsia"/>
          <w:szCs w:val="21"/>
          <w:vertAlign w:val="subscript"/>
        </w:rPr>
        <w:t>m</w:t>
      </w:r>
      <w:r w:rsidR="00462D60">
        <w:rPr>
          <w:rFonts w:ascii="宋体" w:hAnsi="宋体" w:hint="eastAsia"/>
          <w:szCs w:val="21"/>
        </w:rPr>
        <w:t>},</w:t>
      </w:r>
      <w:r w:rsidR="0089450C">
        <w:rPr>
          <w:rFonts w:ascii="宋体" w:hAnsi="宋体" w:hint="eastAsia"/>
          <w:szCs w:val="21"/>
        </w:rPr>
        <w:t>表示引擎中共包含m</w:t>
      </w:r>
      <w:r w:rsidR="00AF36DD">
        <w:rPr>
          <w:rFonts w:ascii="宋体" w:hAnsi="宋体" w:hint="eastAsia"/>
          <w:szCs w:val="21"/>
        </w:rPr>
        <w:t>个算法；</w:t>
      </w:r>
      <w:r w:rsidR="00377AFE">
        <w:rPr>
          <w:rFonts w:ascii="宋体" w:hAnsi="宋体" w:hint="eastAsia"/>
          <w:szCs w:val="21"/>
        </w:rPr>
        <w:t>EAD={ead</w:t>
      </w:r>
      <w:r w:rsidR="00377AFE" w:rsidRPr="00377AFE">
        <w:rPr>
          <w:rFonts w:ascii="宋体" w:hAnsi="宋体" w:hint="eastAsia"/>
          <w:szCs w:val="21"/>
          <w:vertAlign w:val="subscript"/>
        </w:rPr>
        <w:t>1</w:t>
      </w:r>
      <w:r w:rsidR="00377AFE">
        <w:rPr>
          <w:rFonts w:ascii="宋体" w:hAnsi="宋体" w:hint="eastAsia"/>
          <w:szCs w:val="21"/>
        </w:rPr>
        <w:t>，ead</w:t>
      </w:r>
      <w:r w:rsidR="00377AFE" w:rsidRPr="00377AFE">
        <w:rPr>
          <w:rFonts w:ascii="宋体" w:hAnsi="宋体" w:hint="eastAsia"/>
          <w:szCs w:val="21"/>
          <w:vertAlign w:val="subscript"/>
        </w:rPr>
        <w:t>2</w:t>
      </w:r>
      <w:r w:rsidR="00377AFE">
        <w:rPr>
          <w:rFonts w:ascii="宋体" w:hAnsi="宋体" w:hint="eastAsia"/>
          <w:szCs w:val="21"/>
        </w:rPr>
        <w:t>，</w:t>
      </w:r>
      <w:r w:rsidR="00377AFE">
        <w:rPr>
          <w:rFonts w:ascii="宋体" w:hAnsi="宋体"/>
          <w:szCs w:val="21"/>
        </w:rPr>
        <w:t>…</w:t>
      </w:r>
      <w:r w:rsidR="00377AFE">
        <w:rPr>
          <w:rFonts w:ascii="宋体" w:hAnsi="宋体" w:hint="eastAsia"/>
          <w:szCs w:val="21"/>
        </w:rPr>
        <w:t>ead</w:t>
      </w:r>
      <w:r w:rsidR="00377AFE" w:rsidRPr="00377AFE">
        <w:rPr>
          <w:rFonts w:ascii="宋体" w:hAnsi="宋体" w:hint="eastAsia"/>
          <w:szCs w:val="21"/>
          <w:vertAlign w:val="subscript"/>
        </w:rPr>
        <w:t>i</w:t>
      </w:r>
      <w:r w:rsidR="00377AFE">
        <w:rPr>
          <w:rFonts w:ascii="宋体" w:hAnsi="宋体"/>
          <w:szCs w:val="21"/>
        </w:rPr>
        <w:t>…</w:t>
      </w:r>
      <w:r w:rsidR="00377AFE">
        <w:rPr>
          <w:rFonts w:ascii="宋体" w:hAnsi="宋体" w:hint="eastAsia"/>
          <w:szCs w:val="21"/>
        </w:rPr>
        <w:t>ead</w:t>
      </w:r>
      <w:r w:rsidR="00462D60">
        <w:rPr>
          <w:rFonts w:ascii="宋体" w:hAnsi="宋体" w:hint="eastAsia"/>
          <w:szCs w:val="21"/>
          <w:vertAlign w:val="subscript"/>
        </w:rPr>
        <w:t>n</w:t>
      </w:r>
      <w:r w:rsidR="00377AFE">
        <w:rPr>
          <w:rFonts w:ascii="宋体" w:hAnsi="宋体" w:hint="eastAsia"/>
          <w:szCs w:val="21"/>
        </w:rPr>
        <w:t>}，</w:t>
      </w:r>
      <w:r>
        <w:rPr>
          <w:rFonts w:ascii="宋体" w:hAnsi="宋体" w:hint="eastAsia"/>
          <w:szCs w:val="21"/>
        </w:rPr>
        <w:t>引擎算法参数数据区包含</w:t>
      </w:r>
      <w:r w:rsidR="00462D60">
        <w:rPr>
          <w:rFonts w:ascii="宋体" w:hAnsi="宋体" w:hint="eastAsia"/>
          <w:szCs w:val="21"/>
        </w:rPr>
        <w:t>n</w:t>
      </w:r>
      <w:r>
        <w:rPr>
          <w:rFonts w:ascii="宋体" w:hAnsi="宋体" w:hint="eastAsia"/>
          <w:szCs w:val="21"/>
        </w:rPr>
        <w:t>个参数</w:t>
      </w:r>
      <w:r w:rsidR="000D4FB7">
        <w:rPr>
          <w:rFonts w:ascii="宋体" w:hAnsi="宋体" w:hint="eastAsia"/>
          <w:szCs w:val="21"/>
        </w:rPr>
        <w:t>；</w:t>
      </w:r>
      <w:r w:rsidR="00EC3294">
        <w:rPr>
          <w:rFonts w:ascii="宋体" w:hAnsi="宋体" w:hint="eastAsia"/>
          <w:szCs w:val="21"/>
        </w:rPr>
        <w:t>EAS={</w:t>
      </w:r>
      <w:r w:rsidR="00735664">
        <w:rPr>
          <w:rFonts w:ascii="宋体" w:hAnsi="宋体" w:hint="eastAsia"/>
          <w:szCs w:val="21"/>
        </w:rPr>
        <w:t>eas</w:t>
      </w:r>
      <w:r w:rsidR="00735664" w:rsidRPr="00735664">
        <w:rPr>
          <w:rFonts w:ascii="宋体" w:hAnsi="宋体" w:hint="eastAsia"/>
          <w:szCs w:val="21"/>
          <w:vertAlign w:val="subscript"/>
        </w:rPr>
        <w:t>1</w:t>
      </w:r>
      <w:r w:rsidR="00735664">
        <w:rPr>
          <w:rFonts w:ascii="宋体" w:hAnsi="宋体" w:hint="eastAsia"/>
          <w:szCs w:val="21"/>
        </w:rPr>
        <w:t>,eas</w:t>
      </w:r>
      <w:r w:rsidR="00735664" w:rsidRPr="00735664">
        <w:rPr>
          <w:rFonts w:ascii="宋体" w:hAnsi="宋体" w:hint="eastAsia"/>
          <w:szCs w:val="21"/>
          <w:vertAlign w:val="subscript"/>
        </w:rPr>
        <w:t>2</w:t>
      </w:r>
      <w:r w:rsidR="00735664">
        <w:rPr>
          <w:rFonts w:ascii="宋体" w:hAnsi="宋体" w:hint="eastAsia"/>
          <w:szCs w:val="21"/>
        </w:rPr>
        <w:t>,</w:t>
      </w:r>
      <w:r w:rsidR="00735664">
        <w:rPr>
          <w:rFonts w:ascii="宋体" w:hAnsi="宋体"/>
          <w:szCs w:val="21"/>
        </w:rPr>
        <w:t>…</w:t>
      </w:r>
      <w:r w:rsidR="00735664">
        <w:rPr>
          <w:rFonts w:ascii="宋体" w:hAnsi="宋体" w:hint="eastAsia"/>
          <w:szCs w:val="21"/>
        </w:rPr>
        <w:t>eas</w:t>
      </w:r>
      <w:r w:rsidR="00735664" w:rsidRPr="00735664">
        <w:rPr>
          <w:rFonts w:ascii="宋体" w:hAnsi="宋体" w:hint="eastAsia"/>
          <w:szCs w:val="21"/>
          <w:vertAlign w:val="subscript"/>
        </w:rPr>
        <w:t>i</w:t>
      </w:r>
      <w:r w:rsidR="00735664">
        <w:rPr>
          <w:rFonts w:ascii="宋体" w:hAnsi="宋体"/>
          <w:szCs w:val="21"/>
        </w:rPr>
        <w:t>…</w:t>
      </w:r>
      <w:r w:rsidR="00735664">
        <w:rPr>
          <w:rFonts w:ascii="宋体" w:hAnsi="宋体" w:hint="eastAsia"/>
          <w:szCs w:val="21"/>
        </w:rPr>
        <w:t>,eas</w:t>
      </w:r>
      <w:r w:rsidR="00462D60">
        <w:rPr>
          <w:rFonts w:ascii="宋体" w:hAnsi="宋体" w:hint="eastAsia"/>
          <w:szCs w:val="21"/>
          <w:vertAlign w:val="subscript"/>
        </w:rPr>
        <w:t>k</w:t>
      </w:r>
      <w:r w:rsidR="00EC3294">
        <w:rPr>
          <w:rFonts w:ascii="宋体" w:hAnsi="宋体" w:hint="eastAsia"/>
          <w:szCs w:val="21"/>
        </w:rPr>
        <w:t>}</w:t>
      </w:r>
      <w:r w:rsidR="00735664">
        <w:rPr>
          <w:rFonts w:ascii="宋体" w:hAnsi="宋体" w:hint="eastAsia"/>
          <w:szCs w:val="21"/>
        </w:rPr>
        <w:t>,</w:t>
      </w:r>
      <w:r w:rsidR="00462D60">
        <w:rPr>
          <w:rFonts w:ascii="宋体" w:hAnsi="宋体" w:hint="eastAsia"/>
          <w:szCs w:val="21"/>
        </w:rPr>
        <w:t>k</w:t>
      </w:r>
      <w:r w:rsidR="008F36A7">
        <w:rPr>
          <w:rFonts w:ascii="宋体" w:hAnsi="宋体" w:hint="eastAsia"/>
          <w:szCs w:val="21"/>
        </w:rPr>
        <w:t>个标志</w:t>
      </w:r>
      <w:r w:rsidR="000D4FB7">
        <w:rPr>
          <w:rFonts w:ascii="宋体" w:hAnsi="宋体" w:hint="eastAsia"/>
          <w:szCs w:val="21"/>
        </w:rPr>
        <w:t>用来控制每个算法的执行和标记算法的运行状态；</w:t>
      </w:r>
    </w:p>
    <w:p w:rsidR="00FF1448" w:rsidRDefault="00C169FD" w:rsidP="00B45A83">
      <w:pPr>
        <w:ind w:firstLine="420"/>
        <w:rPr>
          <w:rFonts w:ascii="宋体" w:hAnsi="宋体" w:hint="eastAsia"/>
          <w:szCs w:val="21"/>
        </w:rPr>
      </w:pPr>
      <w:r>
        <w:rPr>
          <w:rFonts w:ascii="宋体" w:hAnsi="宋体" w:hint="eastAsia"/>
          <w:szCs w:val="21"/>
        </w:rPr>
        <w:t>和m个算法对应，</w:t>
      </w:r>
      <w:r w:rsidR="005551D0">
        <w:rPr>
          <w:rFonts w:ascii="宋体" w:hAnsi="宋体" w:hint="eastAsia"/>
          <w:szCs w:val="21"/>
        </w:rPr>
        <w:t>EAD含有m个子集，</w:t>
      </w:r>
      <w:r w:rsidR="00F930D1">
        <w:rPr>
          <w:rFonts w:ascii="宋体" w:hAnsi="宋体" w:hint="eastAsia"/>
          <w:szCs w:val="21"/>
        </w:rPr>
        <w:t>EAD=EAD</w:t>
      </w:r>
      <w:r w:rsidR="00F930D1" w:rsidRPr="00F930D1">
        <w:rPr>
          <w:rFonts w:ascii="宋体" w:hAnsi="宋体" w:hint="eastAsia"/>
          <w:szCs w:val="21"/>
          <w:vertAlign w:val="subscript"/>
        </w:rPr>
        <w:t>1</w:t>
      </w:r>
      <w:r w:rsidR="00F930D1" w:rsidRPr="00F930D1">
        <w:rPr>
          <w:rFonts w:ascii="宋体" w:hAnsi="宋体" w:hint="eastAsia"/>
          <w:szCs w:val="21"/>
        </w:rPr>
        <w:t>∪</w:t>
      </w:r>
      <w:r w:rsidR="00F930D1">
        <w:rPr>
          <w:rFonts w:ascii="宋体" w:hAnsi="宋体" w:hint="eastAsia"/>
          <w:szCs w:val="21"/>
        </w:rPr>
        <w:t>EAD</w:t>
      </w:r>
      <w:r w:rsidR="00F930D1" w:rsidRPr="00F930D1">
        <w:rPr>
          <w:rFonts w:ascii="宋体" w:hAnsi="宋体" w:hint="eastAsia"/>
          <w:szCs w:val="21"/>
          <w:vertAlign w:val="subscript"/>
        </w:rPr>
        <w:t>2</w:t>
      </w:r>
      <w:r w:rsidR="00F930D1" w:rsidRPr="00F930D1">
        <w:rPr>
          <w:rFonts w:ascii="宋体" w:hAnsi="宋体" w:hint="eastAsia"/>
          <w:szCs w:val="21"/>
        </w:rPr>
        <w:t>∪</w:t>
      </w:r>
      <w:r w:rsidR="00F930D1">
        <w:rPr>
          <w:rFonts w:ascii="宋体" w:hAnsi="宋体"/>
          <w:szCs w:val="21"/>
        </w:rPr>
        <w:t>…</w:t>
      </w:r>
      <w:r w:rsidR="00F930D1" w:rsidRPr="00F930D1">
        <w:rPr>
          <w:rFonts w:ascii="宋体" w:hAnsi="宋体" w:hint="eastAsia"/>
          <w:szCs w:val="21"/>
        </w:rPr>
        <w:t>∪</w:t>
      </w:r>
      <w:r w:rsidR="00F930D1">
        <w:rPr>
          <w:rFonts w:ascii="宋体" w:hAnsi="宋体" w:hint="eastAsia"/>
          <w:szCs w:val="21"/>
        </w:rPr>
        <w:t>EAD</w:t>
      </w:r>
      <w:r w:rsidR="00F930D1" w:rsidRPr="00F930D1">
        <w:rPr>
          <w:rFonts w:ascii="宋体" w:hAnsi="宋体" w:hint="eastAsia"/>
          <w:szCs w:val="21"/>
          <w:vertAlign w:val="subscript"/>
        </w:rPr>
        <w:t>m</w:t>
      </w:r>
      <w:r w:rsidR="00F930D1" w:rsidRPr="00F930D1">
        <w:rPr>
          <w:rFonts w:ascii="宋体" w:hAnsi="宋体" w:hint="eastAsia"/>
          <w:szCs w:val="21"/>
        </w:rPr>
        <w:t>,</w:t>
      </w:r>
      <w:r w:rsidR="004752FF">
        <w:rPr>
          <w:rFonts w:ascii="宋体" w:hAnsi="宋体" w:hint="eastAsia"/>
          <w:szCs w:val="21"/>
        </w:rPr>
        <w:t>EAD</w:t>
      </w:r>
      <w:r w:rsidR="004752FF" w:rsidRPr="004752FF">
        <w:rPr>
          <w:rFonts w:ascii="宋体" w:hAnsi="宋体" w:hint="eastAsia"/>
          <w:szCs w:val="21"/>
          <w:vertAlign w:val="subscript"/>
        </w:rPr>
        <w:t>i</w:t>
      </w:r>
      <w:r w:rsidR="004752FF">
        <w:rPr>
          <w:rFonts w:ascii="宋体" w:hAnsi="宋体" w:hint="eastAsia"/>
          <w:szCs w:val="21"/>
          <w:vertAlign w:val="subscript"/>
        </w:rPr>
        <w:t xml:space="preserve"> </w:t>
      </w:r>
      <w:r w:rsidR="004752FF" w:rsidRPr="004752FF">
        <w:rPr>
          <w:rFonts w:ascii="宋体" w:hAnsi="宋体" w:hint="eastAsia"/>
          <w:szCs w:val="21"/>
        </w:rPr>
        <w:t>表示</w:t>
      </w:r>
      <w:r w:rsidR="004752FF">
        <w:rPr>
          <w:rFonts w:ascii="宋体" w:hAnsi="宋体" w:hint="eastAsia"/>
          <w:szCs w:val="21"/>
        </w:rPr>
        <w:t>实现ea</w:t>
      </w:r>
      <w:r w:rsidR="004752FF" w:rsidRPr="004752FF">
        <w:rPr>
          <w:rFonts w:ascii="宋体" w:hAnsi="宋体" w:hint="eastAsia"/>
          <w:szCs w:val="21"/>
          <w:vertAlign w:val="subscript"/>
        </w:rPr>
        <w:t>i</w:t>
      </w:r>
      <w:r w:rsidR="00D35172">
        <w:rPr>
          <w:rFonts w:ascii="宋体" w:hAnsi="宋体" w:hint="eastAsia"/>
          <w:szCs w:val="21"/>
        </w:rPr>
        <w:t>所需的所有参数集合，记作</w:t>
      </w:r>
      <w:r w:rsidR="00747B80">
        <w:rPr>
          <w:rFonts w:ascii="宋体" w:hAnsi="宋体" w:hint="eastAsia"/>
          <w:szCs w:val="21"/>
        </w:rPr>
        <w:t>EAD</w:t>
      </w:r>
      <w:r w:rsidR="00747B80" w:rsidRPr="00747B80">
        <w:rPr>
          <w:rFonts w:ascii="宋体" w:hAnsi="宋体" w:hint="eastAsia"/>
          <w:szCs w:val="21"/>
          <w:vertAlign w:val="subscript"/>
        </w:rPr>
        <w:t>i</w:t>
      </w:r>
      <w:r w:rsidR="00747B80" w:rsidRPr="00747B80">
        <w:rPr>
          <w:rFonts w:ascii="宋体" w:hAnsi="宋体" w:hint="eastAsia"/>
          <w:szCs w:val="21"/>
        </w:rPr>
        <w:t>»</w:t>
      </w:r>
      <w:r w:rsidR="00747B80">
        <w:rPr>
          <w:rFonts w:ascii="宋体" w:hAnsi="宋体" w:hint="eastAsia"/>
          <w:szCs w:val="21"/>
        </w:rPr>
        <w:t>ea</w:t>
      </w:r>
      <w:r w:rsidR="00747B80" w:rsidRPr="00747B80">
        <w:rPr>
          <w:rFonts w:ascii="宋体" w:hAnsi="宋体" w:hint="eastAsia"/>
          <w:szCs w:val="21"/>
          <w:vertAlign w:val="subscript"/>
        </w:rPr>
        <w:t>i</w:t>
      </w:r>
      <w:r w:rsidR="00747B80">
        <w:rPr>
          <w:rFonts w:ascii="宋体" w:hAnsi="宋体" w:hint="eastAsia"/>
          <w:szCs w:val="21"/>
        </w:rPr>
        <w:t>。</w:t>
      </w:r>
      <w:r w:rsidR="002D7A7C">
        <w:rPr>
          <w:rFonts w:ascii="宋体" w:hAnsi="宋体" w:hint="eastAsia"/>
          <w:szCs w:val="21"/>
        </w:rPr>
        <w:t>而且</w:t>
      </w:r>
      <w:r w:rsidR="00441682" w:rsidRPr="008C3F28">
        <w:rPr>
          <w:rFonts w:ascii="Cambria Math" w:hAnsi="Cambria Math" w:cs="Cambria Math"/>
          <w:szCs w:val="21"/>
        </w:rPr>
        <w:t>∃</w:t>
      </w:r>
      <w:r w:rsidR="008C3F28">
        <w:rPr>
          <w:rFonts w:ascii="宋体" w:hAnsi="宋体" w:hint="eastAsia"/>
          <w:szCs w:val="21"/>
        </w:rPr>
        <w:t>EAD</w:t>
      </w:r>
      <w:r w:rsidR="008C3F28" w:rsidRPr="00747B80">
        <w:rPr>
          <w:rFonts w:ascii="宋体" w:hAnsi="宋体" w:hint="eastAsia"/>
          <w:szCs w:val="21"/>
          <w:vertAlign w:val="subscript"/>
        </w:rPr>
        <w:t>i</w:t>
      </w:r>
      <w:r w:rsidR="008C3F28" w:rsidRPr="00747B80">
        <w:rPr>
          <w:rFonts w:ascii="宋体" w:hAnsi="宋体" w:hint="eastAsia"/>
          <w:szCs w:val="21"/>
        </w:rPr>
        <w:t>»</w:t>
      </w:r>
      <w:r w:rsidR="008C3F28">
        <w:rPr>
          <w:rFonts w:ascii="宋体" w:hAnsi="宋体" w:hint="eastAsia"/>
          <w:szCs w:val="21"/>
        </w:rPr>
        <w:t>ea</w:t>
      </w:r>
      <w:r w:rsidR="008C3F28" w:rsidRPr="00747B80">
        <w:rPr>
          <w:rFonts w:ascii="宋体" w:hAnsi="宋体" w:hint="eastAsia"/>
          <w:szCs w:val="21"/>
          <w:vertAlign w:val="subscript"/>
        </w:rPr>
        <w:t>i</w:t>
      </w:r>
      <w:r w:rsidR="008C3F28" w:rsidRPr="008C3F28">
        <w:rPr>
          <w:rFonts w:ascii="宋体" w:hAnsi="宋体" w:hint="eastAsia"/>
          <w:szCs w:val="21"/>
          <w:vertAlign w:val="subscript"/>
        </w:rPr>
        <w:t>·</w:t>
      </w:r>
      <w:r w:rsidR="008C3F28" w:rsidRPr="008C3F28">
        <w:rPr>
          <w:rFonts w:ascii="Cambria Math" w:hAnsi="Cambria Math" w:cs="Cambria Math"/>
          <w:szCs w:val="21"/>
        </w:rPr>
        <w:t>∃</w:t>
      </w:r>
      <w:r w:rsidR="008C3F28">
        <w:rPr>
          <w:rFonts w:ascii="宋体" w:hAnsi="宋体" w:hint="eastAsia"/>
          <w:szCs w:val="21"/>
        </w:rPr>
        <w:t>EAD</w:t>
      </w:r>
      <w:r w:rsidR="008C3F28">
        <w:rPr>
          <w:rFonts w:ascii="宋体" w:hAnsi="宋体" w:hint="eastAsia"/>
          <w:szCs w:val="21"/>
          <w:vertAlign w:val="subscript"/>
        </w:rPr>
        <w:t>j</w:t>
      </w:r>
      <w:r w:rsidR="008C3F28" w:rsidRPr="00747B80">
        <w:rPr>
          <w:rFonts w:ascii="宋体" w:hAnsi="宋体" w:hint="eastAsia"/>
          <w:szCs w:val="21"/>
        </w:rPr>
        <w:t>»</w:t>
      </w:r>
      <w:r w:rsidR="008C3F28">
        <w:rPr>
          <w:rFonts w:ascii="宋体" w:hAnsi="宋体" w:hint="eastAsia"/>
          <w:szCs w:val="21"/>
        </w:rPr>
        <w:t>ea</w:t>
      </w:r>
      <w:r w:rsidR="008C3F28">
        <w:rPr>
          <w:rFonts w:ascii="宋体" w:hAnsi="宋体" w:hint="eastAsia"/>
          <w:szCs w:val="21"/>
          <w:vertAlign w:val="subscript"/>
        </w:rPr>
        <w:t>j</w:t>
      </w:r>
      <w:r w:rsidR="008C3F28" w:rsidRPr="008C3F28">
        <w:rPr>
          <w:rFonts w:ascii="宋体" w:hAnsi="宋体" w:hint="eastAsia"/>
          <w:szCs w:val="21"/>
        </w:rPr>
        <w:t>:</w:t>
      </w:r>
      <w:r w:rsidR="008C3F28">
        <w:rPr>
          <w:rFonts w:ascii="宋体" w:hAnsi="宋体" w:hint="eastAsia"/>
          <w:szCs w:val="21"/>
        </w:rPr>
        <w:t>i</w:t>
      </w:r>
      <w:r w:rsidR="008C3F28">
        <w:rPr>
          <w:rFonts w:ascii="Calibri" w:hAnsi="Calibri" w:cs="Calibri"/>
          <w:szCs w:val="21"/>
        </w:rPr>
        <w:t>≠</w:t>
      </w:r>
      <w:r w:rsidR="008C3F28">
        <w:rPr>
          <w:rFonts w:ascii="宋体" w:hAnsi="宋体" w:hint="eastAsia"/>
          <w:szCs w:val="21"/>
        </w:rPr>
        <w:t>j</w:t>
      </w:r>
      <w:r w:rsidR="008C3F28">
        <w:rPr>
          <w:rFonts w:ascii="Calibri" w:hAnsi="Calibri" w:cs="Calibri"/>
          <w:szCs w:val="21"/>
        </w:rPr>
        <w:t>→</w:t>
      </w:r>
      <w:r w:rsidR="008C3F28">
        <w:rPr>
          <w:rFonts w:ascii="宋体" w:hAnsi="宋体" w:hint="eastAsia"/>
          <w:szCs w:val="21"/>
        </w:rPr>
        <w:t>EAD</w:t>
      </w:r>
      <w:r w:rsidR="008C3F28" w:rsidRPr="00747B80">
        <w:rPr>
          <w:rFonts w:ascii="宋体" w:hAnsi="宋体" w:hint="eastAsia"/>
          <w:szCs w:val="21"/>
          <w:vertAlign w:val="subscript"/>
        </w:rPr>
        <w:t>i</w:t>
      </w:r>
      <w:r w:rsidR="008C3F28">
        <w:rPr>
          <w:rFonts w:ascii="Calibri" w:hAnsi="Calibri" w:cs="Calibri"/>
          <w:szCs w:val="21"/>
        </w:rPr>
        <w:t>∩</w:t>
      </w:r>
      <w:r w:rsidR="008C3F28">
        <w:rPr>
          <w:rFonts w:ascii="宋体" w:hAnsi="宋体" w:hint="eastAsia"/>
          <w:szCs w:val="21"/>
        </w:rPr>
        <w:t>EAD</w:t>
      </w:r>
      <w:r w:rsidR="008C3F28">
        <w:rPr>
          <w:rFonts w:ascii="宋体" w:hAnsi="宋体" w:hint="eastAsia"/>
          <w:szCs w:val="21"/>
          <w:vertAlign w:val="subscript"/>
        </w:rPr>
        <w:t>j</w:t>
      </w:r>
      <w:r w:rsidR="008C3F28" w:rsidRPr="008C3F28">
        <w:rPr>
          <w:rFonts w:ascii="宋体" w:hAnsi="宋体" w:hint="eastAsia"/>
          <w:szCs w:val="21"/>
        </w:rPr>
        <w:t>=</w:t>
      </w:r>
      <w:r w:rsidR="005D00A3" w:rsidRPr="005D00A3">
        <w:rPr>
          <w:rFonts w:hAnsi="宋体" w:hint="eastAsia"/>
          <w:szCs w:val="21"/>
        </w:rPr>
        <w:t>Φ</w:t>
      </w:r>
      <w:r w:rsidR="005D00A3">
        <w:rPr>
          <w:rFonts w:ascii="宋体" w:hAnsi="宋体" w:hint="eastAsia"/>
          <w:szCs w:val="21"/>
        </w:rPr>
        <w:t>。</w:t>
      </w:r>
    </w:p>
    <w:p w:rsidR="008650AF" w:rsidRDefault="007265D0" w:rsidP="00B45A83">
      <w:pPr>
        <w:ind w:firstLine="420"/>
        <w:rPr>
          <w:rFonts w:ascii="宋体" w:hAnsi="宋体" w:hint="eastAsia"/>
          <w:szCs w:val="21"/>
        </w:rPr>
      </w:pPr>
      <w:r>
        <w:rPr>
          <w:rFonts w:ascii="宋体" w:hAnsi="宋体" w:hint="eastAsia"/>
          <w:szCs w:val="21"/>
        </w:rPr>
        <w:t>EAS含有m个子集，EA</w:t>
      </w:r>
      <w:r w:rsidR="00117D8C">
        <w:rPr>
          <w:rFonts w:ascii="宋体" w:hAnsi="宋体" w:hint="eastAsia"/>
          <w:szCs w:val="21"/>
        </w:rPr>
        <w:t>S</w:t>
      </w:r>
      <w:r>
        <w:rPr>
          <w:rFonts w:ascii="宋体" w:hAnsi="宋体" w:hint="eastAsia"/>
          <w:szCs w:val="21"/>
        </w:rPr>
        <w:t>=EA</w:t>
      </w:r>
      <w:r w:rsidR="00117D8C">
        <w:rPr>
          <w:rFonts w:ascii="宋体" w:hAnsi="宋体" w:hint="eastAsia"/>
          <w:szCs w:val="21"/>
        </w:rPr>
        <w:t>S</w:t>
      </w:r>
      <w:r w:rsidRPr="00F930D1">
        <w:rPr>
          <w:rFonts w:ascii="宋体" w:hAnsi="宋体" w:hint="eastAsia"/>
          <w:szCs w:val="21"/>
          <w:vertAlign w:val="subscript"/>
        </w:rPr>
        <w:t>1</w:t>
      </w:r>
      <w:r w:rsidRPr="00F930D1">
        <w:rPr>
          <w:rFonts w:ascii="宋体" w:hAnsi="宋体" w:hint="eastAsia"/>
          <w:szCs w:val="21"/>
        </w:rPr>
        <w:t>∪</w:t>
      </w:r>
      <w:r>
        <w:rPr>
          <w:rFonts w:ascii="宋体" w:hAnsi="宋体" w:hint="eastAsia"/>
          <w:szCs w:val="21"/>
        </w:rPr>
        <w:t>EA</w:t>
      </w:r>
      <w:r w:rsidR="00117D8C">
        <w:rPr>
          <w:rFonts w:ascii="宋体" w:hAnsi="宋体" w:hint="eastAsia"/>
          <w:szCs w:val="21"/>
        </w:rPr>
        <w:t>S</w:t>
      </w:r>
      <w:r w:rsidRPr="00F930D1">
        <w:rPr>
          <w:rFonts w:ascii="宋体" w:hAnsi="宋体" w:hint="eastAsia"/>
          <w:szCs w:val="21"/>
          <w:vertAlign w:val="subscript"/>
        </w:rPr>
        <w:t>2</w:t>
      </w:r>
      <w:r w:rsidRPr="00F930D1">
        <w:rPr>
          <w:rFonts w:ascii="宋体" w:hAnsi="宋体" w:hint="eastAsia"/>
          <w:szCs w:val="21"/>
        </w:rPr>
        <w:t>∪</w:t>
      </w:r>
      <w:r>
        <w:rPr>
          <w:rFonts w:ascii="宋体" w:hAnsi="宋体"/>
          <w:szCs w:val="21"/>
        </w:rPr>
        <w:t>…</w:t>
      </w:r>
      <w:r w:rsidRPr="00F930D1">
        <w:rPr>
          <w:rFonts w:ascii="宋体" w:hAnsi="宋体" w:hint="eastAsia"/>
          <w:szCs w:val="21"/>
        </w:rPr>
        <w:t>∪</w:t>
      </w:r>
      <w:r>
        <w:rPr>
          <w:rFonts w:ascii="宋体" w:hAnsi="宋体" w:hint="eastAsia"/>
          <w:szCs w:val="21"/>
        </w:rPr>
        <w:t>EA</w:t>
      </w:r>
      <w:r w:rsidR="00117D8C">
        <w:rPr>
          <w:rFonts w:ascii="宋体" w:hAnsi="宋体" w:hint="eastAsia"/>
          <w:szCs w:val="21"/>
        </w:rPr>
        <w:t>S</w:t>
      </w:r>
      <w:r w:rsidRPr="00F930D1">
        <w:rPr>
          <w:rFonts w:ascii="宋体" w:hAnsi="宋体" w:hint="eastAsia"/>
          <w:szCs w:val="21"/>
          <w:vertAlign w:val="subscript"/>
        </w:rPr>
        <w:t>m</w:t>
      </w:r>
      <w:r w:rsidRPr="00F930D1">
        <w:rPr>
          <w:rFonts w:ascii="宋体" w:hAnsi="宋体" w:hint="eastAsia"/>
          <w:szCs w:val="21"/>
        </w:rPr>
        <w:t>,</w:t>
      </w:r>
      <w:r>
        <w:rPr>
          <w:rFonts w:ascii="宋体" w:hAnsi="宋体" w:hint="eastAsia"/>
          <w:szCs w:val="21"/>
        </w:rPr>
        <w:t>EA</w:t>
      </w:r>
      <w:r w:rsidR="00117D8C">
        <w:rPr>
          <w:rFonts w:ascii="宋体" w:hAnsi="宋体" w:hint="eastAsia"/>
          <w:szCs w:val="21"/>
        </w:rPr>
        <w:t>S</w:t>
      </w:r>
      <w:r w:rsidRPr="004752FF">
        <w:rPr>
          <w:rFonts w:ascii="宋体" w:hAnsi="宋体" w:hint="eastAsia"/>
          <w:szCs w:val="21"/>
          <w:vertAlign w:val="subscript"/>
        </w:rPr>
        <w:t>i</w:t>
      </w:r>
      <w:r>
        <w:rPr>
          <w:rFonts w:ascii="宋体" w:hAnsi="宋体" w:hint="eastAsia"/>
          <w:szCs w:val="21"/>
          <w:vertAlign w:val="subscript"/>
        </w:rPr>
        <w:t xml:space="preserve"> </w:t>
      </w:r>
      <w:r w:rsidRPr="004752FF">
        <w:rPr>
          <w:rFonts w:ascii="宋体" w:hAnsi="宋体" w:hint="eastAsia"/>
          <w:szCs w:val="21"/>
        </w:rPr>
        <w:t>表示</w:t>
      </w:r>
      <w:r>
        <w:rPr>
          <w:rFonts w:ascii="宋体" w:hAnsi="宋体" w:hint="eastAsia"/>
          <w:szCs w:val="21"/>
        </w:rPr>
        <w:t>实现ea</w:t>
      </w:r>
      <w:r w:rsidRPr="004752FF">
        <w:rPr>
          <w:rFonts w:ascii="宋体" w:hAnsi="宋体" w:hint="eastAsia"/>
          <w:szCs w:val="21"/>
          <w:vertAlign w:val="subscript"/>
        </w:rPr>
        <w:t>i</w:t>
      </w:r>
      <w:r>
        <w:rPr>
          <w:rFonts w:ascii="宋体" w:hAnsi="宋体" w:hint="eastAsia"/>
          <w:szCs w:val="21"/>
        </w:rPr>
        <w:t>所需的所有</w:t>
      </w:r>
      <w:r w:rsidR="00A51DA6">
        <w:rPr>
          <w:rFonts w:ascii="宋体" w:hAnsi="宋体" w:hint="eastAsia"/>
          <w:szCs w:val="21"/>
        </w:rPr>
        <w:t>标志</w:t>
      </w:r>
      <w:r>
        <w:rPr>
          <w:rFonts w:ascii="宋体" w:hAnsi="宋体" w:hint="eastAsia"/>
          <w:szCs w:val="21"/>
        </w:rPr>
        <w:t>数据区集合，记作EA</w:t>
      </w:r>
      <w:r w:rsidR="00653E44">
        <w:rPr>
          <w:rFonts w:ascii="宋体" w:hAnsi="宋体" w:hint="eastAsia"/>
          <w:szCs w:val="21"/>
        </w:rPr>
        <w:t>S</w:t>
      </w:r>
      <w:r w:rsidRPr="00747B80">
        <w:rPr>
          <w:rFonts w:ascii="宋体" w:hAnsi="宋体" w:hint="eastAsia"/>
          <w:szCs w:val="21"/>
          <w:vertAlign w:val="subscript"/>
        </w:rPr>
        <w:t>i</w:t>
      </w:r>
      <w:r w:rsidRPr="00747B80">
        <w:rPr>
          <w:rFonts w:ascii="宋体" w:hAnsi="宋体" w:hint="eastAsia"/>
          <w:szCs w:val="21"/>
        </w:rPr>
        <w:t>»</w:t>
      </w:r>
      <w:r>
        <w:rPr>
          <w:rFonts w:ascii="宋体" w:hAnsi="宋体" w:hint="eastAsia"/>
          <w:szCs w:val="21"/>
        </w:rPr>
        <w:t>ea</w:t>
      </w:r>
      <w:r w:rsidRPr="00747B80">
        <w:rPr>
          <w:rFonts w:ascii="宋体" w:hAnsi="宋体" w:hint="eastAsia"/>
          <w:szCs w:val="21"/>
          <w:vertAlign w:val="subscript"/>
        </w:rPr>
        <w:t>i</w:t>
      </w:r>
      <w:r>
        <w:rPr>
          <w:rFonts w:ascii="宋体" w:hAnsi="宋体" w:hint="eastAsia"/>
          <w:szCs w:val="21"/>
        </w:rPr>
        <w:t>。而且</w:t>
      </w:r>
      <w:r w:rsidRPr="008C3F28">
        <w:rPr>
          <w:rFonts w:ascii="Cambria Math" w:hAnsi="Cambria Math" w:cs="Cambria Math"/>
          <w:szCs w:val="21"/>
        </w:rPr>
        <w:t>∃</w:t>
      </w:r>
      <w:r>
        <w:rPr>
          <w:rFonts w:ascii="宋体" w:hAnsi="宋体" w:hint="eastAsia"/>
          <w:szCs w:val="21"/>
        </w:rPr>
        <w:t>EA</w:t>
      </w:r>
      <w:r w:rsidR="008E3AD5">
        <w:rPr>
          <w:rFonts w:ascii="宋体" w:hAnsi="宋体" w:hint="eastAsia"/>
          <w:szCs w:val="21"/>
        </w:rPr>
        <w:t>S</w:t>
      </w:r>
      <w:r w:rsidRPr="00747B80">
        <w:rPr>
          <w:rFonts w:ascii="宋体" w:hAnsi="宋体" w:hint="eastAsia"/>
          <w:szCs w:val="21"/>
          <w:vertAlign w:val="subscript"/>
        </w:rPr>
        <w:t>i</w:t>
      </w:r>
      <w:r w:rsidRPr="00747B80">
        <w:rPr>
          <w:rFonts w:ascii="宋体" w:hAnsi="宋体" w:hint="eastAsia"/>
          <w:szCs w:val="21"/>
        </w:rPr>
        <w:t>»</w:t>
      </w:r>
      <w:r>
        <w:rPr>
          <w:rFonts w:ascii="宋体" w:hAnsi="宋体" w:hint="eastAsia"/>
          <w:szCs w:val="21"/>
        </w:rPr>
        <w:t>ea</w:t>
      </w:r>
      <w:r w:rsidRPr="00747B80">
        <w:rPr>
          <w:rFonts w:ascii="宋体" w:hAnsi="宋体" w:hint="eastAsia"/>
          <w:szCs w:val="21"/>
          <w:vertAlign w:val="subscript"/>
        </w:rPr>
        <w:t>i</w:t>
      </w:r>
      <w:r w:rsidRPr="008C3F28">
        <w:rPr>
          <w:rFonts w:ascii="宋体" w:hAnsi="宋体" w:hint="eastAsia"/>
          <w:szCs w:val="21"/>
          <w:vertAlign w:val="subscript"/>
        </w:rPr>
        <w:t>·</w:t>
      </w:r>
      <w:r w:rsidRPr="008C3F28">
        <w:rPr>
          <w:rFonts w:ascii="Cambria Math" w:hAnsi="Cambria Math" w:cs="Cambria Math"/>
          <w:szCs w:val="21"/>
        </w:rPr>
        <w:t>∃</w:t>
      </w:r>
      <w:r>
        <w:rPr>
          <w:rFonts w:ascii="宋体" w:hAnsi="宋体" w:hint="eastAsia"/>
          <w:szCs w:val="21"/>
        </w:rPr>
        <w:t>EA</w:t>
      </w:r>
      <w:r w:rsidR="008E3AD5">
        <w:rPr>
          <w:rFonts w:ascii="宋体" w:hAnsi="宋体" w:hint="eastAsia"/>
          <w:szCs w:val="21"/>
        </w:rPr>
        <w:t>S</w:t>
      </w:r>
      <w:r>
        <w:rPr>
          <w:rFonts w:ascii="宋体" w:hAnsi="宋体" w:hint="eastAsia"/>
          <w:szCs w:val="21"/>
          <w:vertAlign w:val="subscript"/>
        </w:rPr>
        <w:t>j</w:t>
      </w:r>
      <w:r w:rsidRPr="00747B80">
        <w:rPr>
          <w:rFonts w:ascii="宋体" w:hAnsi="宋体" w:hint="eastAsia"/>
          <w:szCs w:val="21"/>
        </w:rPr>
        <w:t>»</w:t>
      </w:r>
      <w:r>
        <w:rPr>
          <w:rFonts w:ascii="宋体" w:hAnsi="宋体" w:hint="eastAsia"/>
          <w:szCs w:val="21"/>
        </w:rPr>
        <w:t>ea</w:t>
      </w:r>
      <w:r>
        <w:rPr>
          <w:rFonts w:ascii="宋体" w:hAnsi="宋体" w:hint="eastAsia"/>
          <w:szCs w:val="21"/>
          <w:vertAlign w:val="subscript"/>
        </w:rPr>
        <w:t>j</w:t>
      </w:r>
      <w:r w:rsidRPr="008C3F28">
        <w:rPr>
          <w:rFonts w:ascii="宋体" w:hAnsi="宋体" w:hint="eastAsia"/>
          <w:szCs w:val="21"/>
        </w:rPr>
        <w:t>:</w:t>
      </w:r>
      <w:r>
        <w:rPr>
          <w:rFonts w:ascii="宋体" w:hAnsi="宋体" w:hint="eastAsia"/>
          <w:szCs w:val="21"/>
        </w:rPr>
        <w:t>i</w:t>
      </w:r>
      <w:r>
        <w:rPr>
          <w:rFonts w:ascii="Calibri" w:hAnsi="Calibri" w:cs="Calibri"/>
          <w:szCs w:val="21"/>
        </w:rPr>
        <w:t>≠</w:t>
      </w:r>
      <w:r>
        <w:rPr>
          <w:rFonts w:ascii="宋体" w:hAnsi="宋体" w:hint="eastAsia"/>
          <w:szCs w:val="21"/>
        </w:rPr>
        <w:t>j</w:t>
      </w:r>
      <w:r>
        <w:rPr>
          <w:rFonts w:ascii="Calibri" w:hAnsi="Calibri" w:cs="Calibri"/>
          <w:szCs w:val="21"/>
        </w:rPr>
        <w:t>→</w:t>
      </w:r>
      <w:r>
        <w:rPr>
          <w:rFonts w:ascii="宋体" w:hAnsi="宋体" w:hint="eastAsia"/>
          <w:szCs w:val="21"/>
        </w:rPr>
        <w:t>EA</w:t>
      </w:r>
      <w:r w:rsidR="00E62119">
        <w:rPr>
          <w:rFonts w:ascii="宋体" w:hAnsi="宋体" w:hint="eastAsia"/>
          <w:szCs w:val="21"/>
        </w:rPr>
        <w:t>S</w:t>
      </w:r>
      <w:r w:rsidRPr="00747B80">
        <w:rPr>
          <w:rFonts w:ascii="宋体" w:hAnsi="宋体" w:hint="eastAsia"/>
          <w:szCs w:val="21"/>
          <w:vertAlign w:val="subscript"/>
        </w:rPr>
        <w:t>i</w:t>
      </w:r>
      <w:r>
        <w:rPr>
          <w:rFonts w:ascii="Calibri" w:hAnsi="Calibri" w:cs="Calibri"/>
          <w:szCs w:val="21"/>
        </w:rPr>
        <w:t>∩</w:t>
      </w:r>
      <w:r>
        <w:rPr>
          <w:rFonts w:ascii="宋体" w:hAnsi="宋体" w:hint="eastAsia"/>
          <w:szCs w:val="21"/>
        </w:rPr>
        <w:t>EA</w:t>
      </w:r>
      <w:r w:rsidR="00E62119">
        <w:rPr>
          <w:rFonts w:ascii="宋体" w:hAnsi="宋体" w:hint="eastAsia"/>
          <w:szCs w:val="21"/>
        </w:rPr>
        <w:t>S</w:t>
      </w:r>
      <w:r>
        <w:rPr>
          <w:rFonts w:ascii="宋体" w:hAnsi="宋体" w:hint="eastAsia"/>
          <w:szCs w:val="21"/>
          <w:vertAlign w:val="subscript"/>
        </w:rPr>
        <w:t>j</w:t>
      </w:r>
      <w:r w:rsidRPr="008C3F28">
        <w:rPr>
          <w:rFonts w:ascii="宋体" w:hAnsi="宋体" w:hint="eastAsia"/>
          <w:szCs w:val="21"/>
        </w:rPr>
        <w:t>=</w:t>
      </w:r>
      <w:r w:rsidRPr="005D00A3">
        <w:rPr>
          <w:rFonts w:hAnsi="宋体" w:hint="eastAsia"/>
          <w:szCs w:val="21"/>
        </w:rPr>
        <w:t>Φ</w:t>
      </w:r>
      <w:r>
        <w:rPr>
          <w:rFonts w:ascii="宋体" w:hAnsi="宋体" w:hint="eastAsia"/>
          <w:szCs w:val="21"/>
        </w:rPr>
        <w:t>。</w:t>
      </w:r>
    </w:p>
    <w:p w:rsidR="008650AF" w:rsidRDefault="00B6053F" w:rsidP="00B45A83">
      <w:pPr>
        <w:ind w:firstLine="420"/>
        <w:rPr>
          <w:rFonts w:ascii="宋体" w:hAnsi="宋体" w:hint="eastAsia"/>
          <w:szCs w:val="21"/>
        </w:rPr>
      </w:pPr>
      <w:r>
        <w:rPr>
          <w:rFonts w:ascii="宋体" w:hAnsi="宋体" w:hint="eastAsia"/>
          <w:szCs w:val="21"/>
        </w:rPr>
        <w:t>触发标志</w:t>
      </w:r>
      <w:r w:rsidR="005978C8">
        <w:rPr>
          <w:rFonts w:ascii="宋体" w:hAnsi="宋体" w:hint="eastAsia"/>
          <w:szCs w:val="21"/>
        </w:rPr>
        <w:t>值</w:t>
      </w:r>
      <w:r>
        <w:rPr>
          <w:rFonts w:ascii="宋体" w:hAnsi="宋体" w:hint="eastAsia"/>
          <w:szCs w:val="21"/>
        </w:rPr>
        <w:t>集合TS={on,off},</w:t>
      </w:r>
      <w:r w:rsidR="00CF3419">
        <w:rPr>
          <w:rFonts w:ascii="宋体" w:hAnsi="宋体" w:hint="eastAsia"/>
          <w:szCs w:val="21"/>
        </w:rPr>
        <w:t>由上层调用层触发，在引擎中清除。</w:t>
      </w:r>
      <w:r>
        <w:rPr>
          <w:rFonts w:ascii="宋体" w:hAnsi="宋体" w:hint="eastAsia"/>
          <w:szCs w:val="21"/>
        </w:rPr>
        <w:t>运行状态集合RS={run，stop}，</w:t>
      </w:r>
      <w:r w:rsidR="00CF3419">
        <w:rPr>
          <w:rFonts w:ascii="宋体" w:hAnsi="宋体" w:hint="eastAsia"/>
          <w:szCs w:val="21"/>
        </w:rPr>
        <w:t>在引擎中设置</w:t>
      </w:r>
      <w:r w:rsidR="00EC7F63">
        <w:rPr>
          <w:rFonts w:ascii="宋体" w:hAnsi="宋体" w:hint="eastAsia"/>
          <w:szCs w:val="21"/>
        </w:rPr>
        <w:t>和清除</w:t>
      </w:r>
      <w:r w:rsidR="00FF4198">
        <w:rPr>
          <w:rFonts w:ascii="宋体" w:hAnsi="宋体" w:hint="eastAsia"/>
          <w:szCs w:val="21"/>
        </w:rPr>
        <w:t>。当向执行机构发出运行指令后，将运行状态设置为run，一直到运行结束，运行状态被设置为stop</w:t>
      </w:r>
      <w:r w:rsidR="00CF3419">
        <w:rPr>
          <w:rFonts w:ascii="宋体" w:hAnsi="宋体" w:hint="eastAsia"/>
          <w:szCs w:val="21"/>
        </w:rPr>
        <w:t>，用来表示</w:t>
      </w:r>
      <w:r w:rsidR="00D82342">
        <w:rPr>
          <w:rFonts w:ascii="宋体" w:hAnsi="宋体" w:hint="eastAsia"/>
          <w:szCs w:val="21"/>
        </w:rPr>
        <w:t>算法的</w:t>
      </w:r>
      <w:r w:rsidR="00CF3419">
        <w:rPr>
          <w:rFonts w:ascii="宋体" w:hAnsi="宋体" w:hint="eastAsia"/>
          <w:szCs w:val="21"/>
        </w:rPr>
        <w:t>运行状态。</w:t>
      </w:r>
      <w:r w:rsidR="006A5297">
        <w:rPr>
          <w:rFonts w:ascii="宋体" w:hAnsi="宋体" w:hint="eastAsia"/>
          <w:szCs w:val="21"/>
        </w:rPr>
        <w:t>笛卡尔积（Cartesian product）TS</w:t>
      </w:r>
      <w:r w:rsidR="006A5297" w:rsidRPr="006A5297">
        <w:rPr>
          <w:rFonts w:ascii="宋体" w:hAnsi="宋体" w:hint="eastAsia"/>
          <w:szCs w:val="21"/>
        </w:rPr>
        <w:t>×</w:t>
      </w:r>
      <w:r w:rsidR="006A5297">
        <w:rPr>
          <w:rFonts w:ascii="宋体" w:hAnsi="宋体" w:hint="eastAsia"/>
          <w:szCs w:val="21"/>
        </w:rPr>
        <w:t>RS表示所有可能的状态组合，</w:t>
      </w:r>
      <w:r w:rsidR="0073626E">
        <w:rPr>
          <w:rFonts w:ascii="宋体" w:hAnsi="宋体" w:hint="eastAsia"/>
          <w:szCs w:val="21"/>
        </w:rPr>
        <w:t>即对任意EASi元素的取值都是</w:t>
      </w:r>
      <w:r w:rsidR="000B4905">
        <w:rPr>
          <w:rFonts w:ascii="宋体" w:hAnsi="宋体" w:hint="eastAsia"/>
          <w:szCs w:val="21"/>
        </w:rPr>
        <w:t>TS</w:t>
      </w:r>
      <w:r w:rsidR="000B4905" w:rsidRPr="006A5297">
        <w:rPr>
          <w:rFonts w:ascii="宋体" w:hAnsi="宋体" w:hint="eastAsia"/>
          <w:szCs w:val="21"/>
        </w:rPr>
        <w:t>×</w:t>
      </w:r>
      <w:r w:rsidR="000B4905">
        <w:rPr>
          <w:rFonts w:ascii="宋体" w:hAnsi="宋体" w:hint="eastAsia"/>
          <w:szCs w:val="21"/>
        </w:rPr>
        <w:t>RS的</w:t>
      </w:r>
      <w:r w:rsidR="0011288D">
        <w:rPr>
          <w:rFonts w:ascii="宋体" w:hAnsi="宋体" w:hint="eastAsia"/>
          <w:szCs w:val="21"/>
        </w:rPr>
        <w:t>元素</w:t>
      </w:r>
      <w:r w:rsidR="000B4905">
        <w:rPr>
          <w:rFonts w:ascii="宋体" w:hAnsi="宋体" w:hint="eastAsia"/>
          <w:szCs w:val="21"/>
        </w:rPr>
        <w:t>。</w:t>
      </w:r>
    </w:p>
    <w:p w:rsidR="00150695" w:rsidRDefault="00150695" w:rsidP="00B45A83">
      <w:pPr>
        <w:ind w:firstLine="420"/>
        <w:rPr>
          <w:rFonts w:ascii="宋体" w:hAnsi="宋体" w:hint="eastAsia"/>
          <w:szCs w:val="21"/>
        </w:rPr>
      </w:pPr>
      <w:r>
        <w:rPr>
          <w:rFonts w:ascii="宋体" w:hAnsi="宋体" w:hint="eastAsia"/>
          <w:szCs w:val="21"/>
        </w:rPr>
        <w:t>&lt;off,stop&gt;</w:t>
      </w:r>
      <w:r w:rsidR="008D295A">
        <w:rPr>
          <w:rFonts w:ascii="宋体" w:hAnsi="宋体" w:hint="eastAsia"/>
          <w:szCs w:val="21"/>
        </w:rPr>
        <w:t>表示引擎算法处于Stop状态，在该状态下当</w:t>
      </w:r>
      <w:r w:rsidR="00A94191">
        <w:rPr>
          <w:rFonts w:ascii="宋体" w:hAnsi="宋体" w:hint="eastAsia"/>
          <w:szCs w:val="21"/>
        </w:rPr>
        <w:t>触发标志从off被置为on时，</w:t>
      </w:r>
      <w:r w:rsidR="00D54F7E">
        <w:rPr>
          <w:rFonts w:ascii="宋体" w:hAnsi="宋体" w:hint="eastAsia"/>
          <w:szCs w:val="21"/>
        </w:rPr>
        <w:t>&lt;on，stop&gt;标记进入Ready状态，在该状态下算法随时可以被</w:t>
      </w:r>
      <w:r w:rsidR="00443EAE">
        <w:rPr>
          <w:rFonts w:ascii="宋体" w:hAnsi="宋体" w:hint="eastAsia"/>
          <w:szCs w:val="21"/>
        </w:rPr>
        <w:t>线程</w:t>
      </w:r>
      <w:r w:rsidR="00D54F7E">
        <w:rPr>
          <w:rFonts w:ascii="宋体" w:hAnsi="宋体" w:hint="eastAsia"/>
          <w:szCs w:val="21"/>
        </w:rPr>
        <w:t>调度执行，在执行前触发标志被清除，防止重复执行，同时将运行标志置为run，表示引擎算法处于运行状态，然后进入状态Run，当算法运行结束后运行状态标志被清除，</w:t>
      </w:r>
      <w:r w:rsidR="00396A07">
        <w:rPr>
          <w:rFonts w:ascii="宋体" w:hAnsi="宋体" w:hint="eastAsia"/>
          <w:szCs w:val="21"/>
        </w:rPr>
        <w:t>重新</w:t>
      </w:r>
      <w:r w:rsidR="00821CAE">
        <w:rPr>
          <w:rFonts w:ascii="宋体" w:hAnsi="宋体" w:hint="eastAsia"/>
          <w:szCs w:val="21"/>
        </w:rPr>
        <w:t>进入Stop状态。</w:t>
      </w:r>
    </w:p>
    <w:p w:rsidR="00D869AD" w:rsidRDefault="00A40E23" w:rsidP="00A40E23">
      <w:pPr>
        <w:ind w:firstLine="420"/>
        <w:jc w:val="center"/>
        <w:rPr>
          <w:rFonts w:hint="eastAsia"/>
        </w:rPr>
      </w:pPr>
      <w:r>
        <w:object w:dxaOrig="9230" w:dyaOrig="4285">
          <v:shape id="_x0000_i1032" type="#_x0000_t75" style="width:346.95pt;height:161.3pt" o:ole="">
            <v:imagedata r:id="rId21" o:title=""/>
          </v:shape>
          <o:OLEObject Type="Embed" ProgID="Visio.Drawing.11" ShapeID="_x0000_i1032" DrawAspect="Content" ObjectID="_1576311130" r:id="rId22"/>
        </w:object>
      </w:r>
    </w:p>
    <w:p w:rsidR="00FE2AB4" w:rsidRPr="00ED7119" w:rsidRDefault="00FE2AB4" w:rsidP="00CC2314">
      <w:pPr>
        <w:ind w:firstLine="420"/>
        <w:jc w:val="center"/>
        <w:rPr>
          <w:rFonts w:hint="eastAsia"/>
          <w:sz w:val="18"/>
          <w:szCs w:val="18"/>
        </w:rPr>
      </w:pPr>
      <w:r w:rsidRPr="00ED7119">
        <w:rPr>
          <w:rFonts w:hint="eastAsia"/>
          <w:sz w:val="18"/>
          <w:szCs w:val="18"/>
        </w:rPr>
        <w:t>图</w:t>
      </w:r>
      <w:r w:rsidRPr="00ED7119">
        <w:rPr>
          <w:rFonts w:hint="eastAsia"/>
          <w:sz w:val="18"/>
          <w:szCs w:val="18"/>
        </w:rPr>
        <w:t xml:space="preserve"> 4 </w:t>
      </w:r>
      <w:r w:rsidR="004667F1" w:rsidRPr="00ED7119">
        <w:rPr>
          <w:rFonts w:hint="eastAsia"/>
          <w:sz w:val="18"/>
          <w:szCs w:val="18"/>
        </w:rPr>
        <w:t>引擎算法状态转移图</w:t>
      </w:r>
    </w:p>
    <w:p w:rsidR="00780EDA" w:rsidRDefault="00780EDA" w:rsidP="00780EDA">
      <w:pPr>
        <w:pStyle w:val="2"/>
        <w:numPr>
          <w:ilvl w:val="0"/>
          <w:numId w:val="2"/>
        </w:numPr>
        <w:rPr>
          <w:rFonts w:hint="eastAsia"/>
          <w:sz w:val="28"/>
        </w:rPr>
      </w:pPr>
      <w:r>
        <w:rPr>
          <w:rFonts w:hint="eastAsia"/>
          <w:sz w:val="28"/>
        </w:rPr>
        <w:lastRenderedPageBreak/>
        <w:t>C</w:t>
      </w:r>
      <w:r w:rsidRPr="00C11D38">
        <w:rPr>
          <w:rFonts w:hint="eastAsia"/>
          <w:sz w:val="28"/>
        </w:rPr>
        <w:t>NC</w:t>
      </w:r>
      <w:r>
        <w:rPr>
          <w:rFonts w:hint="eastAsia"/>
          <w:sz w:val="28"/>
        </w:rPr>
        <w:t>设计和实现</w:t>
      </w:r>
    </w:p>
    <w:p w:rsidR="00780EDA" w:rsidRPr="00F00134" w:rsidRDefault="009D5216" w:rsidP="00780EDA">
      <w:pPr>
        <w:ind w:firstLineChars="200" w:firstLine="420"/>
        <w:rPr>
          <w:rFonts w:hint="eastAsia"/>
        </w:rPr>
      </w:pPr>
      <w:r>
        <w:rPr>
          <w:rFonts w:hint="eastAsia"/>
        </w:rPr>
        <w:t>在我们的多层设计架构中，</w:t>
      </w:r>
      <w:r>
        <w:rPr>
          <w:rFonts w:hint="eastAsia"/>
        </w:rPr>
        <w:t>CNC</w:t>
      </w:r>
      <w:r>
        <w:rPr>
          <w:rFonts w:hint="eastAsia"/>
        </w:rPr>
        <w:t>用来实现</w:t>
      </w:r>
      <w:r w:rsidR="00780EDA">
        <w:rPr>
          <w:rFonts w:hint="eastAsia"/>
        </w:rPr>
        <w:t>运动序列和参数</w:t>
      </w:r>
      <w:r w:rsidR="00BF3D2D">
        <w:rPr>
          <w:rFonts w:hint="eastAsia"/>
        </w:rPr>
        <w:t>的定制。</w:t>
      </w:r>
      <w:r w:rsidR="00780EDA">
        <w:rPr>
          <w:rFonts w:hint="eastAsia"/>
        </w:rPr>
        <w:t>包括程序设计、编译和解析执行</w:t>
      </w:r>
      <w:r w:rsidR="001C0265">
        <w:rPr>
          <w:rFonts w:hint="eastAsia"/>
        </w:rPr>
        <w:t>三个部分</w:t>
      </w:r>
      <w:r w:rsidR="00780EDA">
        <w:rPr>
          <w:rFonts w:hint="eastAsia"/>
        </w:rPr>
        <w:t>。一个</w:t>
      </w:r>
      <w:r w:rsidR="00780EDA">
        <w:rPr>
          <w:rFonts w:hint="eastAsia"/>
        </w:rPr>
        <w:t>CNC</w:t>
      </w:r>
      <w:r w:rsidR="00780EDA">
        <w:rPr>
          <w:rFonts w:hint="eastAsia"/>
        </w:rPr>
        <w:t>程序由若干条</w:t>
      </w:r>
      <w:r w:rsidR="00780EDA">
        <w:rPr>
          <w:rFonts w:hint="eastAsia"/>
        </w:rPr>
        <w:t>CNC</w:t>
      </w:r>
      <w:r w:rsidR="00780EDA">
        <w:rPr>
          <w:rFonts w:hint="eastAsia"/>
        </w:rPr>
        <w:t>指令组成，</w:t>
      </w:r>
      <w:r w:rsidR="00780EDA">
        <w:rPr>
          <w:rFonts w:hint="eastAsia"/>
        </w:rPr>
        <w:t xml:space="preserve"> CNC</w:t>
      </w:r>
      <w:r w:rsidR="00780EDA">
        <w:rPr>
          <w:rFonts w:hint="eastAsia"/>
        </w:rPr>
        <w:t>指令是组成</w:t>
      </w:r>
      <w:r w:rsidR="00780EDA">
        <w:rPr>
          <w:rFonts w:hint="eastAsia"/>
        </w:rPr>
        <w:t>CNC</w:t>
      </w:r>
      <w:r w:rsidR="00780EDA">
        <w:rPr>
          <w:rFonts w:hint="eastAsia"/>
        </w:rPr>
        <w:t>程序的最小单位，每条指令完成一个相对独立的功能，</w:t>
      </w:r>
      <w:r w:rsidR="00780EDA">
        <w:rPr>
          <w:rFonts w:ascii="宋体" w:hAnsi="宋体" w:hint="eastAsia"/>
          <w:szCs w:val="21"/>
        </w:rPr>
        <w:t>一个复杂运动过程由多条具有时间先后顺序执行的数控指令完成</w:t>
      </w:r>
      <w:r w:rsidR="00780EDA">
        <w:rPr>
          <w:rFonts w:hint="eastAsia"/>
        </w:rPr>
        <w:t>。在本系统中，</w:t>
      </w:r>
      <w:r w:rsidR="00780EDA">
        <w:rPr>
          <w:rFonts w:hint="eastAsia"/>
        </w:rPr>
        <w:t>CNC</w:t>
      </w:r>
      <w:r w:rsidR="00780EDA">
        <w:rPr>
          <w:rFonts w:hint="eastAsia"/>
        </w:rPr>
        <w:t>指令用来传递参数并触发控制程序中对应程序模块的执行。因此，首先需要设计满足使用需要的</w:t>
      </w:r>
      <w:r w:rsidR="00780EDA">
        <w:rPr>
          <w:rFonts w:hint="eastAsia"/>
        </w:rPr>
        <w:t>CNC</w:t>
      </w:r>
      <w:r w:rsidR="00780EDA">
        <w:rPr>
          <w:rFonts w:hint="eastAsia"/>
        </w:rPr>
        <w:t>指令。</w:t>
      </w:r>
    </w:p>
    <w:p w:rsidR="00780EDA" w:rsidRPr="007924B8" w:rsidRDefault="00780EDA" w:rsidP="00DA3C31">
      <w:pPr>
        <w:pStyle w:val="3"/>
        <w:numPr>
          <w:ilvl w:val="1"/>
          <w:numId w:val="39"/>
        </w:numPr>
        <w:rPr>
          <w:rFonts w:hint="eastAsia"/>
        </w:rPr>
      </w:pPr>
      <w:r>
        <w:rPr>
          <w:rFonts w:hint="eastAsia"/>
        </w:rPr>
        <w:t>C</w:t>
      </w:r>
      <w:r w:rsidRPr="007924B8">
        <w:rPr>
          <w:rFonts w:hint="eastAsia"/>
        </w:rPr>
        <w:t>NC</w:t>
      </w:r>
      <w:r w:rsidRPr="007924B8">
        <w:rPr>
          <w:rFonts w:hint="eastAsia"/>
        </w:rPr>
        <w:t>指令的设计与实现</w:t>
      </w:r>
    </w:p>
    <w:p w:rsidR="00E9216F" w:rsidRDefault="00601879" w:rsidP="00780EDA">
      <w:pPr>
        <w:ind w:firstLineChars="200" w:firstLine="420"/>
        <w:rPr>
          <w:rFonts w:ascii="宋体" w:hAnsi="宋体" w:hint="eastAsia"/>
          <w:szCs w:val="21"/>
        </w:rPr>
      </w:pPr>
      <w:r>
        <w:rPr>
          <w:rFonts w:ascii="宋体" w:hAnsi="宋体" w:hint="eastAsia"/>
          <w:szCs w:val="21"/>
        </w:rPr>
        <w:t>指令系统包含m条指令，</w:t>
      </w:r>
      <w:r w:rsidR="00176953">
        <w:rPr>
          <w:rFonts w:ascii="宋体" w:hAnsi="宋体" w:hint="eastAsia"/>
          <w:szCs w:val="21"/>
        </w:rPr>
        <w:t>IS={I</w:t>
      </w:r>
      <w:r w:rsidR="00176953" w:rsidRPr="00176953">
        <w:rPr>
          <w:rFonts w:ascii="宋体" w:hAnsi="宋体" w:hint="eastAsia"/>
          <w:szCs w:val="21"/>
          <w:vertAlign w:val="subscript"/>
        </w:rPr>
        <w:t>1</w:t>
      </w:r>
      <w:r w:rsidR="00176953">
        <w:rPr>
          <w:rFonts w:ascii="宋体" w:hAnsi="宋体" w:hint="eastAsia"/>
          <w:szCs w:val="21"/>
        </w:rPr>
        <w:t>，I</w:t>
      </w:r>
      <w:r w:rsidR="00176953" w:rsidRPr="00176953">
        <w:rPr>
          <w:rFonts w:ascii="宋体" w:hAnsi="宋体" w:hint="eastAsia"/>
          <w:szCs w:val="21"/>
          <w:vertAlign w:val="subscript"/>
        </w:rPr>
        <w:t>2</w:t>
      </w:r>
      <w:r w:rsidR="00176953">
        <w:rPr>
          <w:rFonts w:ascii="宋体" w:hAnsi="宋体" w:hint="eastAsia"/>
          <w:szCs w:val="21"/>
        </w:rPr>
        <w:t>，</w:t>
      </w:r>
      <w:r w:rsidR="00176953">
        <w:rPr>
          <w:rFonts w:ascii="宋体" w:hAnsi="宋体"/>
          <w:szCs w:val="21"/>
        </w:rPr>
        <w:t>…</w:t>
      </w:r>
      <w:r w:rsidR="00176953">
        <w:rPr>
          <w:rFonts w:ascii="宋体" w:hAnsi="宋体" w:hint="eastAsia"/>
          <w:szCs w:val="21"/>
        </w:rPr>
        <w:t>,I</w:t>
      </w:r>
      <w:r w:rsidR="00176953" w:rsidRPr="00176953">
        <w:rPr>
          <w:rFonts w:ascii="宋体" w:hAnsi="宋体" w:hint="eastAsia"/>
          <w:szCs w:val="21"/>
          <w:vertAlign w:val="subscript"/>
        </w:rPr>
        <w:t>m</w:t>
      </w:r>
      <w:r w:rsidR="00176953">
        <w:rPr>
          <w:rFonts w:ascii="宋体" w:hAnsi="宋体" w:hint="eastAsia"/>
          <w:szCs w:val="21"/>
        </w:rPr>
        <w:t>},</w:t>
      </w:r>
      <w:r>
        <w:rPr>
          <w:rFonts w:ascii="宋体" w:hAnsi="宋体" w:hint="eastAsia"/>
          <w:szCs w:val="21"/>
        </w:rPr>
        <w:t>I</w:t>
      </w:r>
      <w:r w:rsidRPr="00601879">
        <w:rPr>
          <w:rFonts w:ascii="宋体" w:hAnsi="宋体" w:hint="eastAsia"/>
          <w:szCs w:val="21"/>
          <w:vertAlign w:val="subscript"/>
        </w:rPr>
        <w:t>i</w:t>
      </w:r>
      <w:r w:rsidRPr="00601879">
        <w:rPr>
          <w:rFonts w:ascii="宋体" w:hAnsi="宋体" w:hint="eastAsia"/>
          <w:szCs w:val="21"/>
        </w:rPr>
        <w:t>=</w:t>
      </w:r>
      <w:r w:rsidR="00A56B76">
        <w:rPr>
          <w:rFonts w:ascii="宋体" w:hAnsi="宋体" w:hint="eastAsia"/>
          <w:szCs w:val="21"/>
        </w:rPr>
        <w:t>（</w:t>
      </w:r>
      <w:r w:rsidR="003A2E71">
        <w:rPr>
          <w:rFonts w:ascii="宋体" w:hAnsi="宋体" w:hint="eastAsia"/>
          <w:szCs w:val="21"/>
        </w:rPr>
        <w:t>name</w:t>
      </w:r>
      <w:r w:rsidR="00A56B76">
        <w:rPr>
          <w:rFonts w:ascii="宋体" w:hAnsi="宋体" w:hint="eastAsia"/>
          <w:szCs w:val="21"/>
        </w:rPr>
        <w:t>，</w:t>
      </w:r>
      <w:r w:rsidR="003A2E71">
        <w:rPr>
          <w:rFonts w:ascii="宋体" w:hAnsi="宋体" w:hint="eastAsia"/>
          <w:szCs w:val="21"/>
        </w:rPr>
        <w:t>code</w:t>
      </w:r>
      <w:r w:rsidR="00A56B76">
        <w:rPr>
          <w:rFonts w:ascii="宋体" w:hAnsi="宋体" w:hint="eastAsia"/>
          <w:szCs w:val="21"/>
        </w:rPr>
        <w:t>，</w:t>
      </w:r>
      <w:r w:rsidR="00677DE2">
        <w:rPr>
          <w:rFonts w:ascii="宋体" w:hAnsi="宋体" w:hint="eastAsia"/>
          <w:szCs w:val="21"/>
        </w:rPr>
        <w:t>P</w:t>
      </w:r>
      <w:r w:rsidR="00A56B76">
        <w:rPr>
          <w:rFonts w:ascii="宋体" w:hAnsi="宋体" w:hint="eastAsia"/>
          <w:szCs w:val="21"/>
        </w:rPr>
        <w:t>）</w:t>
      </w:r>
      <w:r w:rsidR="003A2E71">
        <w:rPr>
          <w:rFonts w:ascii="宋体" w:hAnsi="宋体" w:hint="eastAsia"/>
          <w:szCs w:val="21"/>
        </w:rPr>
        <w:t>,</w:t>
      </w:r>
      <w:r w:rsidR="00677DE2">
        <w:rPr>
          <w:rFonts w:ascii="宋体" w:hAnsi="宋体" w:hint="eastAsia"/>
          <w:szCs w:val="21"/>
        </w:rPr>
        <w:t>任何指令都包含</w:t>
      </w:r>
      <w:r w:rsidR="003C41B5">
        <w:rPr>
          <w:rFonts w:ascii="宋体" w:hAnsi="宋体" w:hint="eastAsia"/>
          <w:szCs w:val="21"/>
        </w:rPr>
        <w:t>指令名</w:t>
      </w:r>
      <w:r w:rsidR="00677DE2">
        <w:rPr>
          <w:rFonts w:ascii="宋体" w:hAnsi="宋体" w:hint="eastAsia"/>
          <w:szCs w:val="21"/>
        </w:rPr>
        <w:t>name，</w:t>
      </w:r>
      <w:r w:rsidR="003C41B5">
        <w:rPr>
          <w:rFonts w:ascii="宋体" w:hAnsi="宋体" w:hint="eastAsia"/>
          <w:szCs w:val="21"/>
        </w:rPr>
        <w:t>指令码</w:t>
      </w:r>
      <w:r w:rsidR="00677DE2">
        <w:rPr>
          <w:rFonts w:ascii="宋体" w:hAnsi="宋体" w:hint="eastAsia"/>
          <w:szCs w:val="21"/>
        </w:rPr>
        <w:t>code和若干完成指令所需的参数集合P</w:t>
      </w:r>
      <w:r w:rsidR="00E81DF8">
        <w:rPr>
          <w:rFonts w:ascii="宋体" w:hAnsi="宋体" w:hint="eastAsia"/>
          <w:szCs w:val="21"/>
        </w:rPr>
        <w:t>。</w:t>
      </w:r>
      <w:r w:rsidR="00E214A2">
        <w:rPr>
          <w:rFonts w:ascii="宋体" w:hAnsi="宋体" w:hint="eastAsia"/>
          <w:szCs w:val="21"/>
        </w:rPr>
        <w:t>指令名是指令功能助记符，</w:t>
      </w:r>
      <w:r w:rsidR="00C826A7">
        <w:rPr>
          <w:rFonts w:ascii="宋体" w:hAnsi="宋体" w:hint="eastAsia"/>
          <w:szCs w:val="21"/>
        </w:rPr>
        <w:t>指令码</w:t>
      </w:r>
      <w:r w:rsidR="00E81DF8">
        <w:rPr>
          <w:rFonts w:ascii="宋体" w:hAnsi="宋体" w:hint="eastAsia"/>
          <w:szCs w:val="21"/>
        </w:rPr>
        <w:t>code</w:t>
      </w:r>
      <w:r w:rsidR="00C826A7">
        <w:rPr>
          <w:rFonts w:ascii="宋体" w:hAnsi="宋体" w:hint="eastAsia"/>
          <w:szCs w:val="21"/>
        </w:rPr>
        <w:t>用来唯一确定一条指令</w:t>
      </w:r>
      <w:r w:rsidR="00E81DF8">
        <w:rPr>
          <w:rFonts w:ascii="宋体" w:hAnsi="宋体" w:hint="eastAsia"/>
          <w:szCs w:val="21"/>
        </w:rPr>
        <w:t>，即</w:t>
      </w:r>
      <w:r w:rsidR="00605FDC" w:rsidRPr="00C61937">
        <w:rPr>
          <w:rFonts w:hAnsi="宋体"/>
          <w:szCs w:val="21"/>
        </w:rPr>
        <w:t>﹁</w:t>
      </w:r>
      <w:r w:rsidR="00DD0B3B" w:rsidRPr="00C61937">
        <w:rPr>
          <w:rFonts w:ascii="Cambria Math" w:hAnsi="Cambria Math"/>
          <w:szCs w:val="21"/>
        </w:rPr>
        <w:t>∃</w:t>
      </w:r>
      <w:r w:rsidR="00DD0B3B" w:rsidRPr="00C61937">
        <w:rPr>
          <w:szCs w:val="21"/>
        </w:rPr>
        <w:t>I</w:t>
      </w:r>
      <w:r w:rsidR="00DD0B3B" w:rsidRPr="00C61937">
        <w:rPr>
          <w:szCs w:val="21"/>
          <w:vertAlign w:val="subscript"/>
        </w:rPr>
        <w:t>i</w:t>
      </w:r>
      <w:r w:rsidR="00DD0B3B" w:rsidRPr="00C61937">
        <w:rPr>
          <w:rFonts w:ascii="Cambria Math" w:hAnsi="Cambria Math"/>
          <w:szCs w:val="21"/>
        </w:rPr>
        <w:t>∃</w:t>
      </w:r>
      <w:r w:rsidR="00DD0B3B" w:rsidRPr="00C61937">
        <w:rPr>
          <w:szCs w:val="21"/>
        </w:rPr>
        <w:t>I</w:t>
      </w:r>
      <w:r w:rsidR="00DD0B3B" w:rsidRPr="00C61937">
        <w:rPr>
          <w:szCs w:val="21"/>
          <w:vertAlign w:val="subscript"/>
        </w:rPr>
        <w:t>j</w:t>
      </w:r>
      <w:r w:rsidR="00DD0B3B" w:rsidRPr="00C61937">
        <w:rPr>
          <w:szCs w:val="21"/>
        </w:rPr>
        <w:t>: I</w:t>
      </w:r>
      <w:r w:rsidR="00DD0B3B" w:rsidRPr="00C61937">
        <w:rPr>
          <w:szCs w:val="21"/>
          <w:vertAlign w:val="subscript"/>
        </w:rPr>
        <w:t>i</w:t>
      </w:r>
      <w:r w:rsidR="00DD0B3B" w:rsidRPr="00C61937">
        <w:rPr>
          <w:szCs w:val="21"/>
        </w:rPr>
        <w:t>.code==I</w:t>
      </w:r>
      <w:r w:rsidR="00DD0B3B" w:rsidRPr="00C61937">
        <w:rPr>
          <w:szCs w:val="21"/>
          <w:vertAlign w:val="subscript"/>
        </w:rPr>
        <w:t>j</w:t>
      </w:r>
      <w:r w:rsidR="00DD0B3B" w:rsidRPr="00C61937">
        <w:rPr>
          <w:szCs w:val="21"/>
        </w:rPr>
        <w:t>.code</w:t>
      </w:r>
      <w:r w:rsidR="00DD0B3B" w:rsidRPr="00C61937">
        <w:rPr>
          <w:rFonts w:hAnsi="Cambria Math"/>
          <w:szCs w:val="21"/>
        </w:rPr>
        <w:t>∧</w:t>
      </w:r>
      <w:r w:rsidR="00DD0B3B" w:rsidRPr="00C61937">
        <w:rPr>
          <w:szCs w:val="21"/>
        </w:rPr>
        <w:t>i≠j</w:t>
      </w:r>
      <w:r w:rsidR="00DD0B3B">
        <w:rPr>
          <w:rFonts w:ascii="Cambria Math" w:hAnsi="Cambria Math" w:cs="Cambria Math" w:hint="eastAsia"/>
          <w:szCs w:val="21"/>
        </w:rPr>
        <w:t>。</w:t>
      </w:r>
      <w:r w:rsidR="00C826A7">
        <w:rPr>
          <w:rFonts w:ascii="Cambria Math" w:hAnsi="Cambria Math" w:cs="Cambria Math" w:hint="eastAsia"/>
          <w:szCs w:val="21"/>
        </w:rPr>
        <w:t>在我们系统中采用了自然数</w:t>
      </w:r>
      <w:r w:rsidR="00C826A7">
        <w:rPr>
          <w:rFonts w:ascii="Cambria Math" w:hAnsi="Cambria Math" w:cs="Cambria Math" w:hint="eastAsia"/>
          <w:szCs w:val="21"/>
        </w:rPr>
        <w:t>N</w:t>
      </w:r>
      <w:r w:rsidR="00C826A7">
        <w:rPr>
          <w:rFonts w:ascii="Cambria Math" w:hAnsi="Cambria Math" w:cs="Cambria Math" w:hint="eastAsia"/>
          <w:szCs w:val="21"/>
        </w:rPr>
        <w:t>作为指令码。</w:t>
      </w:r>
    </w:p>
    <w:p w:rsidR="00780EDA" w:rsidRDefault="00780EDA" w:rsidP="008E54EA">
      <w:pPr>
        <w:ind w:firstLineChars="200" w:firstLine="420"/>
        <w:rPr>
          <w:rFonts w:ascii="宋体" w:hAnsi="宋体" w:hint="eastAsia"/>
          <w:szCs w:val="21"/>
        </w:rPr>
      </w:pPr>
      <w:r>
        <w:rPr>
          <w:rFonts w:ascii="宋体" w:hAnsi="宋体" w:hint="eastAsia"/>
          <w:szCs w:val="21"/>
        </w:rPr>
        <w:t>在PC端设计环境中，</w:t>
      </w:r>
      <w:r w:rsidR="008E54EA">
        <w:rPr>
          <w:rFonts w:ascii="宋体" w:hAnsi="宋体" w:hint="eastAsia"/>
          <w:szCs w:val="21"/>
        </w:rPr>
        <w:t>只使用指令名和参数，</w:t>
      </w:r>
      <w:r>
        <w:rPr>
          <w:rFonts w:ascii="宋体" w:hAnsi="宋体" w:hint="eastAsia"/>
          <w:szCs w:val="21"/>
        </w:rPr>
        <w:t>在格式上，采用指令名和参数列表结合的方式，即：</w:t>
      </w:r>
    </w:p>
    <w:p w:rsidR="00780EDA" w:rsidRPr="003C41B5" w:rsidRDefault="003C41B5" w:rsidP="00780EDA">
      <w:pPr>
        <w:ind w:firstLineChars="200" w:firstLine="420"/>
        <w:rPr>
          <w:i/>
          <w:szCs w:val="21"/>
        </w:rPr>
      </w:pPr>
      <w:r w:rsidRPr="003C41B5">
        <w:rPr>
          <w:i/>
          <w:szCs w:val="21"/>
        </w:rPr>
        <w:t>I</w:t>
      </w:r>
      <w:r w:rsidRPr="003C41B5">
        <w:rPr>
          <w:i/>
          <w:szCs w:val="21"/>
          <w:vertAlign w:val="subscript"/>
        </w:rPr>
        <w:t>i</w:t>
      </w:r>
      <w:r w:rsidRPr="003C41B5">
        <w:rPr>
          <w:i/>
          <w:szCs w:val="21"/>
        </w:rPr>
        <w:t>.name  I</w:t>
      </w:r>
      <w:r w:rsidRPr="003C41B5">
        <w:rPr>
          <w:i/>
          <w:szCs w:val="21"/>
          <w:vertAlign w:val="subscript"/>
        </w:rPr>
        <w:t>i</w:t>
      </w:r>
      <w:r w:rsidRPr="003C41B5">
        <w:rPr>
          <w:i/>
          <w:szCs w:val="21"/>
        </w:rPr>
        <w:t>.p</w:t>
      </w:r>
      <w:r w:rsidRPr="003C41B5">
        <w:rPr>
          <w:i/>
          <w:szCs w:val="21"/>
          <w:vertAlign w:val="subscript"/>
        </w:rPr>
        <w:t>1</w:t>
      </w:r>
      <w:r w:rsidRPr="003C41B5">
        <w:rPr>
          <w:i/>
          <w:szCs w:val="21"/>
        </w:rPr>
        <w:t>，</w:t>
      </w:r>
      <w:r w:rsidRPr="003C41B5">
        <w:rPr>
          <w:i/>
          <w:szCs w:val="21"/>
        </w:rPr>
        <w:t>I</w:t>
      </w:r>
      <w:r w:rsidRPr="003C41B5">
        <w:rPr>
          <w:i/>
          <w:szCs w:val="21"/>
          <w:vertAlign w:val="subscript"/>
        </w:rPr>
        <w:t>i</w:t>
      </w:r>
      <w:r w:rsidRPr="003C41B5">
        <w:rPr>
          <w:i/>
          <w:szCs w:val="21"/>
        </w:rPr>
        <w:t>.p</w:t>
      </w:r>
      <w:r w:rsidRPr="003C41B5">
        <w:rPr>
          <w:i/>
          <w:szCs w:val="21"/>
          <w:vertAlign w:val="subscript"/>
        </w:rPr>
        <w:t>2</w:t>
      </w:r>
      <w:r w:rsidRPr="003C41B5">
        <w:rPr>
          <w:i/>
          <w:szCs w:val="21"/>
        </w:rPr>
        <w:t>，</w:t>
      </w:r>
      <w:r w:rsidRPr="003C41B5">
        <w:rPr>
          <w:i/>
          <w:szCs w:val="21"/>
        </w:rPr>
        <w:t>I</w:t>
      </w:r>
      <w:r w:rsidRPr="003C41B5">
        <w:rPr>
          <w:i/>
          <w:szCs w:val="21"/>
          <w:vertAlign w:val="subscript"/>
        </w:rPr>
        <w:t>i</w:t>
      </w:r>
      <w:r w:rsidRPr="003C41B5">
        <w:rPr>
          <w:i/>
          <w:szCs w:val="21"/>
        </w:rPr>
        <w:t>.p</w:t>
      </w:r>
      <w:r w:rsidRPr="003C41B5">
        <w:rPr>
          <w:i/>
          <w:szCs w:val="21"/>
          <w:vertAlign w:val="subscript"/>
        </w:rPr>
        <w:t>3</w:t>
      </w:r>
      <w:r w:rsidRPr="003C41B5">
        <w:rPr>
          <w:i/>
          <w:szCs w:val="21"/>
        </w:rPr>
        <w:t>，</w:t>
      </w:r>
      <w:r w:rsidRPr="003C41B5">
        <w:rPr>
          <w:i/>
          <w:szCs w:val="21"/>
        </w:rPr>
        <w:t>…</w:t>
      </w:r>
      <w:r w:rsidRPr="003C41B5">
        <w:rPr>
          <w:i/>
          <w:szCs w:val="21"/>
        </w:rPr>
        <w:t>，</w:t>
      </w:r>
      <w:r w:rsidRPr="003C41B5">
        <w:rPr>
          <w:i/>
          <w:szCs w:val="21"/>
        </w:rPr>
        <w:t>I</w:t>
      </w:r>
      <w:r w:rsidRPr="003C41B5">
        <w:rPr>
          <w:i/>
          <w:szCs w:val="21"/>
          <w:vertAlign w:val="subscript"/>
        </w:rPr>
        <w:t>i</w:t>
      </w:r>
      <w:r w:rsidRPr="003C41B5">
        <w:rPr>
          <w:i/>
          <w:szCs w:val="21"/>
        </w:rPr>
        <w:t>.p</w:t>
      </w:r>
      <w:r w:rsidRPr="003C41B5">
        <w:rPr>
          <w:i/>
          <w:szCs w:val="21"/>
          <w:vertAlign w:val="subscript"/>
        </w:rPr>
        <w:t>n</w:t>
      </w:r>
    </w:p>
    <w:p w:rsidR="00770B57" w:rsidRDefault="00D76025" w:rsidP="00780EDA">
      <w:pPr>
        <w:ind w:firstLineChars="200" w:firstLine="420"/>
        <w:rPr>
          <w:rFonts w:hint="eastAsia"/>
          <w:szCs w:val="21"/>
        </w:rPr>
      </w:pPr>
      <w:r>
        <w:rPr>
          <w:rFonts w:hint="eastAsia"/>
          <w:szCs w:val="21"/>
        </w:rPr>
        <w:t>任一</w:t>
      </w:r>
      <w:r>
        <w:rPr>
          <w:rFonts w:hint="eastAsia"/>
          <w:szCs w:val="21"/>
        </w:rPr>
        <w:t>CNC</w:t>
      </w:r>
      <w:r>
        <w:rPr>
          <w:rFonts w:hint="eastAsia"/>
          <w:szCs w:val="21"/>
        </w:rPr>
        <w:t>程序</w:t>
      </w:r>
      <w:r w:rsidR="003A3D17">
        <w:rPr>
          <w:rFonts w:hint="eastAsia"/>
          <w:szCs w:val="21"/>
        </w:rPr>
        <w:t>CNCP</w:t>
      </w:r>
      <w:r>
        <w:rPr>
          <w:rFonts w:hint="eastAsia"/>
          <w:szCs w:val="21"/>
        </w:rPr>
        <w:t>都是由</w:t>
      </w:r>
      <w:r w:rsidR="002B12E2">
        <w:rPr>
          <w:rFonts w:hint="eastAsia"/>
          <w:szCs w:val="21"/>
        </w:rPr>
        <w:t>有穷</w:t>
      </w:r>
      <w:r w:rsidR="00AC24F3">
        <w:rPr>
          <w:rFonts w:hint="eastAsia"/>
          <w:szCs w:val="21"/>
        </w:rPr>
        <w:t>条</w:t>
      </w:r>
      <w:r w:rsidR="004D3E95">
        <w:rPr>
          <w:rFonts w:hint="eastAsia"/>
          <w:szCs w:val="21"/>
        </w:rPr>
        <w:t>具有先后执行顺序的</w:t>
      </w:r>
      <w:r w:rsidR="00AC24F3">
        <w:rPr>
          <w:rFonts w:hint="eastAsia"/>
          <w:szCs w:val="21"/>
        </w:rPr>
        <w:t>指令</w:t>
      </w:r>
      <w:r w:rsidR="004D3E95">
        <w:rPr>
          <w:rFonts w:hint="eastAsia"/>
          <w:szCs w:val="21"/>
        </w:rPr>
        <w:t>组成</w:t>
      </w:r>
      <w:r w:rsidR="00BC253D">
        <w:rPr>
          <w:rFonts w:hint="eastAsia"/>
          <w:szCs w:val="21"/>
        </w:rPr>
        <w:t>。</w:t>
      </w:r>
    </w:p>
    <w:p w:rsidR="00780EDA" w:rsidRPr="007924B8" w:rsidRDefault="00780EDA" w:rsidP="00811EA3">
      <w:pPr>
        <w:pStyle w:val="3"/>
        <w:numPr>
          <w:ilvl w:val="1"/>
          <w:numId w:val="39"/>
        </w:numPr>
        <w:rPr>
          <w:rFonts w:hint="eastAsia"/>
        </w:rPr>
      </w:pPr>
      <w:r>
        <w:rPr>
          <w:rFonts w:hint="eastAsia"/>
        </w:rPr>
        <w:t>C</w:t>
      </w:r>
      <w:r w:rsidRPr="007924B8">
        <w:rPr>
          <w:rFonts w:hint="eastAsia"/>
        </w:rPr>
        <w:t>NC</w:t>
      </w:r>
      <w:r w:rsidRPr="007924B8">
        <w:rPr>
          <w:rFonts w:hint="eastAsia"/>
        </w:rPr>
        <w:t>程序的编译与执行</w:t>
      </w:r>
    </w:p>
    <w:p w:rsidR="00780EDA" w:rsidRPr="00A04718" w:rsidRDefault="00780EDA" w:rsidP="00780EDA">
      <w:pPr>
        <w:ind w:firstLineChars="200" w:firstLine="422"/>
        <w:rPr>
          <w:rFonts w:hint="eastAsia"/>
          <w:b/>
        </w:rPr>
      </w:pPr>
      <w:r w:rsidRPr="00A04718">
        <w:rPr>
          <w:rFonts w:hint="eastAsia"/>
          <w:b/>
        </w:rPr>
        <w:t>1</w:t>
      </w:r>
      <w:r w:rsidRPr="00A04718">
        <w:rPr>
          <w:rFonts w:hint="eastAsia"/>
          <w:b/>
        </w:rPr>
        <w:t>）</w:t>
      </w:r>
      <w:r w:rsidRPr="00A04718">
        <w:rPr>
          <w:rFonts w:hint="eastAsia"/>
          <w:b/>
        </w:rPr>
        <w:t>CNC</w:t>
      </w:r>
      <w:r w:rsidRPr="00A04718">
        <w:rPr>
          <w:rFonts w:hint="eastAsia"/>
          <w:b/>
        </w:rPr>
        <w:t>程序编译</w:t>
      </w:r>
    </w:p>
    <w:p w:rsidR="00970BC9" w:rsidRDefault="00780EDA" w:rsidP="003A3D17">
      <w:pPr>
        <w:ind w:firstLineChars="200" w:firstLine="420"/>
        <w:rPr>
          <w:rFonts w:hint="eastAsia"/>
          <w:szCs w:val="21"/>
        </w:rPr>
      </w:pPr>
      <w:r>
        <w:rPr>
          <w:rFonts w:hint="eastAsia"/>
        </w:rPr>
        <w:t>CNC</w:t>
      </w:r>
      <w:r>
        <w:rPr>
          <w:rFonts w:hint="eastAsia"/>
        </w:rPr>
        <w:t>程序的编译是将</w:t>
      </w:r>
      <w:r w:rsidR="003A3D17">
        <w:rPr>
          <w:rFonts w:hint="eastAsia"/>
        </w:rPr>
        <w:t>设计的数控程序</w:t>
      </w:r>
      <w:r w:rsidR="003A3D17">
        <w:rPr>
          <w:rFonts w:hint="eastAsia"/>
          <w:szCs w:val="21"/>
        </w:rPr>
        <w:t>CNCP</w:t>
      </w:r>
      <w:r w:rsidR="003A3D17">
        <w:rPr>
          <w:rFonts w:hint="eastAsia"/>
        </w:rPr>
        <w:t>转换成</w:t>
      </w:r>
      <w:r>
        <w:rPr>
          <w:rFonts w:hint="eastAsia"/>
        </w:rPr>
        <w:t>PLC</w:t>
      </w:r>
      <w:r w:rsidR="003A3D17">
        <w:rPr>
          <w:rFonts w:hint="eastAsia"/>
        </w:rPr>
        <w:t>中能识别的程序</w:t>
      </w:r>
      <w:r w:rsidR="009C4545">
        <w:rPr>
          <w:rFonts w:hint="eastAsia"/>
          <w:szCs w:val="21"/>
        </w:rPr>
        <w:t>CNCP</w:t>
      </w:r>
      <w:r w:rsidR="00084030" w:rsidRPr="00084030">
        <w:rPr>
          <w:rFonts w:hint="eastAsia"/>
          <w:szCs w:val="21"/>
        </w:rPr>
        <w:t>ˊ</w:t>
      </w:r>
      <w:r w:rsidR="00084030">
        <w:rPr>
          <w:rFonts w:hint="eastAsia"/>
        </w:rPr>
        <w:t>，</w:t>
      </w:r>
      <w:r w:rsidR="00970BC9" w:rsidRPr="00E667DD">
        <w:rPr>
          <w:rFonts w:hint="eastAsia"/>
          <w:i/>
        </w:rPr>
        <w:t>f</w:t>
      </w:r>
      <w:r w:rsidR="00970BC9">
        <w:rPr>
          <w:rFonts w:hint="eastAsia"/>
        </w:rPr>
        <w:t>:</w:t>
      </w:r>
      <w:r w:rsidR="00B84518">
        <w:rPr>
          <w:rFonts w:hint="eastAsia"/>
        </w:rPr>
        <w:t>CNCP</w:t>
      </w:r>
      <w:r w:rsidR="00B84518" w:rsidRPr="00B84518">
        <w:rPr>
          <w:rFonts w:hint="eastAsia"/>
        </w:rPr>
        <w:t>→</w:t>
      </w:r>
      <w:r w:rsidR="00B84518" w:rsidRPr="00B84518">
        <w:rPr>
          <w:rFonts w:hint="eastAsia"/>
          <w:szCs w:val="21"/>
        </w:rPr>
        <w:t xml:space="preserve"> </w:t>
      </w:r>
      <w:r w:rsidR="00B84518">
        <w:rPr>
          <w:rFonts w:hint="eastAsia"/>
          <w:szCs w:val="21"/>
        </w:rPr>
        <w:t>CNCP</w:t>
      </w:r>
      <w:r w:rsidR="00B84518" w:rsidRPr="00084030">
        <w:rPr>
          <w:rFonts w:hint="eastAsia"/>
          <w:szCs w:val="21"/>
        </w:rPr>
        <w:t>ˊ</w:t>
      </w:r>
      <w:r w:rsidR="00B84518">
        <w:rPr>
          <w:rFonts w:hint="eastAsia"/>
          <w:szCs w:val="21"/>
        </w:rPr>
        <w:t>，</w:t>
      </w:r>
      <w:r w:rsidR="006F0495">
        <w:rPr>
          <w:rFonts w:hint="eastAsia"/>
          <w:szCs w:val="21"/>
        </w:rPr>
        <w:t>编译包含两步完成，</w:t>
      </w:r>
      <w:r w:rsidR="004D113E">
        <w:rPr>
          <w:rFonts w:hint="eastAsia"/>
          <w:szCs w:val="21"/>
        </w:rPr>
        <w:t>f=g</w:t>
      </w:r>
      <w:r w:rsidR="004D113E" w:rsidRPr="004D113E">
        <w:rPr>
          <w:sz w:val="13"/>
          <w:szCs w:val="13"/>
        </w:rPr>
        <w:t>○</w:t>
      </w:r>
      <w:r w:rsidR="004D113E" w:rsidRPr="004D113E">
        <w:rPr>
          <w:rFonts w:hint="eastAsia"/>
          <w:szCs w:val="21"/>
        </w:rPr>
        <w:t>h</w:t>
      </w:r>
      <w:r w:rsidR="00AA142C">
        <w:rPr>
          <w:rFonts w:hint="eastAsia"/>
          <w:szCs w:val="21"/>
        </w:rPr>
        <w:t>。</w:t>
      </w:r>
    </w:p>
    <w:p w:rsidR="00AA142C" w:rsidRDefault="00F744FC" w:rsidP="003A3D17">
      <w:pPr>
        <w:ind w:firstLineChars="200" w:firstLine="420"/>
        <w:rPr>
          <w:rFonts w:hint="eastAsia"/>
        </w:rPr>
      </w:pPr>
      <w:r>
        <w:rPr>
          <w:rFonts w:hint="eastAsia"/>
          <w:szCs w:val="21"/>
        </w:rPr>
        <w:t>函数</w:t>
      </w:r>
      <w:r>
        <w:rPr>
          <w:rFonts w:hint="eastAsia"/>
          <w:szCs w:val="21"/>
        </w:rPr>
        <w:t>g</w:t>
      </w:r>
      <w:r>
        <w:rPr>
          <w:rFonts w:hint="eastAsia"/>
          <w:szCs w:val="21"/>
        </w:rPr>
        <w:t>完成指令名向指令码的转换，</w:t>
      </w:r>
      <w:r w:rsidR="00AA142C">
        <w:rPr>
          <w:rFonts w:hint="eastAsia"/>
          <w:szCs w:val="21"/>
        </w:rPr>
        <w:t>g</w:t>
      </w:r>
      <w:r w:rsidR="00E6081B">
        <w:rPr>
          <w:rFonts w:hint="eastAsia"/>
          <w:szCs w:val="21"/>
        </w:rPr>
        <w:t>:</w:t>
      </w:r>
      <w:r w:rsidR="00E6081B" w:rsidRPr="00E6081B">
        <w:rPr>
          <w:rFonts w:hint="eastAsia"/>
        </w:rPr>
        <w:t xml:space="preserve"> </w:t>
      </w:r>
      <w:r w:rsidR="00E6081B">
        <w:rPr>
          <w:rFonts w:hint="eastAsia"/>
        </w:rPr>
        <w:t>CNCP</w:t>
      </w:r>
      <w:r w:rsidR="00E6081B" w:rsidRPr="00B84518">
        <w:rPr>
          <w:rFonts w:hint="eastAsia"/>
        </w:rPr>
        <w:t>→</w:t>
      </w:r>
      <w:r w:rsidR="006E2AE7">
        <w:rPr>
          <w:rFonts w:hint="eastAsia"/>
          <w:szCs w:val="21"/>
        </w:rPr>
        <w:t>T</w:t>
      </w:r>
      <w:r w:rsidR="006E2AE7">
        <w:rPr>
          <w:rFonts w:hint="eastAsia"/>
          <w:szCs w:val="21"/>
        </w:rPr>
        <w:t>，</w:t>
      </w:r>
      <w:r w:rsidR="00AE4D13">
        <w:rPr>
          <w:rFonts w:hint="eastAsia"/>
          <w:szCs w:val="21"/>
        </w:rPr>
        <w:t>g(I</w:t>
      </w:r>
      <w:r w:rsidR="00AE4D13" w:rsidRPr="00AE4D13">
        <w:rPr>
          <w:rFonts w:hint="eastAsia"/>
          <w:szCs w:val="21"/>
          <w:vertAlign w:val="subscript"/>
        </w:rPr>
        <w:t>i</w:t>
      </w:r>
      <w:r w:rsidR="00AE4D13">
        <w:rPr>
          <w:rFonts w:hint="eastAsia"/>
          <w:szCs w:val="21"/>
        </w:rPr>
        <w:t>.name)=I</w:t>
      </w:r>
      <w:r w:rsidR="00AE4D13" w:rsidRPr="00AE4D13">
        <w:rPr>
          <w:rFonts w:hint="eastAsia"/>
          <w:szCs w:val="21"/>
          <w:vertAlign w:val="subscript"/>
        </w:rPr>
        <w:t>i</w:t>
      </w:r>
      <w:r w:rsidR="00AE4D13">
        <w:rPr>
          <w:rFonts w:hint="eastAsia"/>
          <w:szCs w:val="21"/>
        </w:rPr>
        <w:t>.code</w:t>
      </w:r>
      <w:r w:rsidR="00AE4D13">
        <w:rPr>
          <w:rFonts w:hint="eastAsia"/>
          <w:szCs w:val="21"/>
        </w:rPr>
        <w:t>，</w:t>
      </w:r>
      <w:r w:rsidR="00AE4D13">
        <w:rPr>
          <w:rFonts w:hint="eastAsia"/>
          <w:szCs w:val="21"/>
        </w:rPr>
        <w:t>i=0,1,</w:t>
      </w:r>
      <w:r w:rsidR="00AE4D13">
        <w:rPr>
          <w:szCs w:val="21"/>
        </w:rPr>
        <w:t>…</w:t>
      </w:r>
      <w:r w:rsidR="00AE4D13">
        <w:rPr>
          <w:rFonts w:hint="eastAsia"/>
          <w:szCs w:val="21"/>
        </w:rPr>
        <w:t>,m</w:t>
      </w:r>
      <w:r w:rsidR="006E28AD">
        <w:rPr>
          <w:rFonts w:hint="eastAsia"/>
          <w:szCs w:val="21"/>
        </w:rPr>
        <w:t>，显然</w:t>
      </w:r>
      <w:r w:rsidR="006E28AD">
        <w:rPr>
          <w:rFonts w:hint="eastAsia"/>
          <w:szCs w:val="21"/>
        </w:rPr>
        <w:t>g</w:t>
      </w:r>
      <w:r w:rsidR="006E28AD">
        <w:rPr>
          <w:rFonts w:hint="eastAsia"/>
          <w:szCs w:val="21"/>
        </w:rPr>
        <w:t>是一对一的</w:t>
      </w:r>
      <w:r w:rsidR="00AE4D13">
        <w:rPr>
          <w:rFonts w:hint="eastAsia"/>
          <w:szCs w:val="21"/>
        </w:rPr>
        <w:t>。</w:t>
      </w:r>
    </w:p>
    <w:p w:rsidR="00F13BEE" w:rsidRDefault="00BC1330" w:rsidP="00F13BEE">
      <w:pPr>
        <w:ind w:firstLineChars="200" w:firstLine="420"/>
        <w:rPr>
          <w:rFonts w:hint="eastAsia"/>
        </w:rPr>
      </w:pPr>
      <w:r>
        <w:rPr>
          <w:rFonts w:hint="eastAsia"/>
        </w:rPr>
        <w:t>函数</w:t>
      </w:r>
      <w:r>
        <w:rPr>
          <w:rFonts w:hint="eastAsia"/>
        </w:rPr>
        <w:t>h</w:t>
      </w:r>
      <w:r>
        <w:rPr>
          <w:rFonts w:hint="eastAsia"/>
        </w:rPr>
        <w:t>完成参数的归一化处理，</w:t>
      </w:r>
      <w:r w:rsidR="00BF2DDE">
        <w:rPr>
          <w:rFonts w:hint="eastAsia"/>
        </w:rPr>
        <w:t>h:T</w:t>
      </w:r>
      <w:r w:rsidR="00BF2DDE" w:rsidRPr="00B84518">
        <w:rPr>
          <w:rFonts w:hint="eastAsia"/>
        </w:rPr>
        <w:t>→</w:t>
      </w:r>
      <w:r w:rsidR="00BF2DDE" w:rsidRPr="00B84518">
        <w:rPr>
          <w:rFonts w:hint="eastAsia"/>
          <w:szCs w:val="21"/>
        </w:rPr>
        <w:t xml:space="preserve"> </w:t>
      </w:r>
      <w:r w:rsidR="00BF2DDE">
        <w:rPr>
          <w:rFonts w:hint="eastAsia"/>
          <w:szCs w:val="21"/>
        </w:rPr>
        <w:t>CNCP</w:t>
      </w:r>
      <w:r w:rsidR="00BF2DDE" w:rsidRPr="00084030">
        <w:rPr>
          <w:rFonts w:hint="eastAsia"/>
          <w:szCs w:val="21"/>
        </w:rPr>
        <w:t>ˊ</w:t>
      </w:r>
      <w:r w:rsidR="00BF2DDE">
        <w:rPr>
          <w:rFonts w:hint="eastAsia"/>
          <w:szCs w:val="21"/>
        </w:rPr>
        <w:t>，</w:t>
      </w:r>
      <w:r w:rsidR="00780EDA">
        <w:rPr>
          <w:rFonts w:hint="eastAsia"/>
        </w:rPr>
        <w:t>将数据转换成标准格式。</w:t>
      </w:r>
      <w:r w:rsidR="00BF2DDE">
        <w:rPr>
          <w:rFonts w:hint="eastAsia"/>
        </w:rPr>
        <w:t>设计时为了增加程序的可读性，数据采用的都是易于理解的数据格式，</w:t>
      </w:r>
      <w:r w:rsidR="00780EDA">
        <w:rPr>
          <w:rFonts w:hint="eastAsia"/>
        </w:rPr>
        <w:t>如对距离长度的描述可以采用实际长度，也可以采用脉冲数，而在电机运行时长度都采用了脉冲数作为长度单位，因此需根据设定的转换信息进行参数转换。设在某系统中，伺服电机一圈分为</w:t>
      </w:r>
      <w:r w:rsidR="00780EDA">
        <w:rPr>
          <w:rFonts w:hint="eastAsia"/>
        </w:rPr>
        <w:t>10000</w:t>
      </w:r>
      <w:r w:rsidR="00780EDA">
        <w:rPr>
          <w:rFonts w:hint="eastAsia"/>
        </w:rPr>
        <w:t>个</w:t>
      </w:r>
      <w:r w:rsidR="00780EDA">
        <w:rPr>
          <w:rFonts w:hint="eastAsia"/>
        </w:rPr>
        <w:t>Pulse</w:t>
      </w:r>
      <w:r w:rsidR="00780EDA">
        <w:rPr>
          <w:rFonts w:hint="eastAsia"/>
        </w:rPr>
        <w:t>，</w:t>
      </w:r>
      <w:r w:rsidR="00780EDA">
        <w:rPr>
          <w:rFonts w:hint="eastAsia"/>
        </w:rPr>
        <w:t>1mm</w:t>
      </w:r>
      <w:r w:rsidR="00780EDA">
        <w:rPr>
          <w:rFonts w:hint="eastAsia"/>
        </w:rPr>
        <w:t>对应</w:t>
      </w:r>
      <w:r w:rsidR="00780EDA">
        <w:rPr>
          <w:rFonts w:hint="eastAsia"/>
        </w:rPr>
        <w:t>20</w:t>
      </w:r>
      <w:r w:rsidR="00780EDA">
        <w:rPr>
          <w:rFonts w:hint="eastAsia"/>
        </w:rPr>
        <w:t>个</w:t>
      </w:r>
      <w:r w:rsidR="00780EDA">
        <w:rPr>
          <w:rFonts w:hint="eastAsia"/>
        </w:rPr>
        <w:t>Pulse</w:t>
      </w:r>
      <w:r w:rsidR="00780EDA">
        <w:rPr>
          <w:rFonts w:hint="eastAsia"/>
        </w:rPr>
        <w:t>，</w:t>
      </w:r>
      <w:r w:rsidR="00F13BEE">
        <w:rPr>
          <w:rFonts w:hint="eastAsia"/>
        </w:rPr>
        <w:t>以</w:t>
      </w:r>
      <w:r w:rsidR="00F13BEE">
        <w:rPr>
          <w:rFonts w:hint="eastAsia"/>
        </w:rPr>
        <w:t>G00</w:t>
      </w:r>
      <w:r w:rsidR="00F13BEE">
        <w:rPr>
          <w:rFonts w:hint="eastAsia"/>
        </w:rPr>
        <w:t>、</w:t>
      </w:r>
      <w:r w:rsidR="00F13BEE">
        <w:rPr>
          <w:rFonts w:hint="eastAsia"/>
        </w:rPr>
        <w:t>G04</w:t>
      </w:r>
      <w:r w:rsidR="00F13BEE">
        <w:rPr>
          <w:rFonts w:hint="eastAsia"/>
        </w:rPr>
        <w:t>、</w:t>
      </w:r>
      <w:r w:rsidR="00F13BEE">
        <w:rPr>
          <w:rFonts w:hint="eastAsia"/>
        </w:rPr>
        <w:t>G90</w:t>
      </w:r>
      <w:r w:rsidR="00F13BEE">
        <w:rPr>
          <w:rFonts w:hint="eastAsia"/>
        </w:rPr>
        <w:t>为例，设其指令码分别为</w:t>
      </w:r>
      <w:r w:rsidR="00F13BEE">
        <w:rPr>
          <w:rFonts w:hint="eastAsia"/>
        </w:rPr>
        <w:t>i</w:t>
      </w:r>
      <w:r w:rsidR="00F13BEE">
        <w:rPr>
          <w:rFonts w:hint="eastAsia"/>
        </w:rPr>
        <w:t>、</w:t>
      </w:r>
      <w:r w:rsidR="00F13BEE">
        <w:rPr>
          <w:rFonts w:hint="eastAsia"/>
        </w:rPr>
        <w:t>j</w:t>
      </w:r>
      <w:r w:rsidR="00F13BEE">
        <w:rPr>
          <w:rFonts w:hint="eastAsia"/>
        </w:rPr>
        <w:t>、</w:t>
      </w:r>
      <w:r w:rsidR="00F13BEE">
        <w:rPr>
          <w:rFonts w:hint="eastAsia"/>
        </w:rPr>
        <w:t>k</w:t>
      </w:r>
      <w:r w:rsidR="00F13BEE">
        <w:rPr>
          <w:rFonts w:hint="eastAsia"/>
        </w:rPr>
        <w:t>，对如下指令序列：</w:t>
      </w:r>
    </w:p>
    <w:p w:rsidR="00F13BEE" w:rsidRDefault="00505DBC" w:rsidP="00F13BEE">
      <w:pPr>
        <w:ind w:firstLineChars="200" w:firstLine="420"/>
        <w:jc w:val="center"/>
        <w:rPr>
          <w:rFonts w:hint="eastAsia"/>
        </w:rPr>
      </w:pPr>
      <w:r>
        <w:rPr>
          <w:rFonts w:hAnsi="宋体"/>
          <w:noProof/>
          <w:szCs w:val="21"/>
        </w:rPr>
        <mc:AlternateContent>
          <mc:Choice Requires="wps">
            <w:drawing>
              <wp:inline distT="0" distB="0" distL="0" distR="0">
                <wp:extent cx="2421255" cy="938530"/>
                <wp:effectExtent l="8255" t="13335" r="8890" b="10160"/>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255" cy="938530"/>
                        </a:xfrm>
                        <a:prstGeom prst="rect">
                          <a:avLst/>
                        </a:prstGeom>
                        <a:solidFill>
                          <a:srgbClr val="FFFFFF"/>
                        </a:solidFill>
                        <a:ln w="9525">
                          <a:solidFill>
                            <a:srgbClr val="000000"/>
                          </a:solidFill>
                          <a:miter lim="800000"/>
                          <a:headEnd/>
                          <a:tailEnd/>
                        </a:ln>
                      </wps:spPr>
                      <wps:txbx>
                        <w:txbxContent>
                          <w:p w:rsidR="00F13BEE" w:rsidRDefault="00F13BEE" w:rsidP="00F13BEE">
                            <w:pPr>
                              <w:rPr>
                                <w:rFonts w:hint="eastAsia"/>
                              </w:rPr>
                            </w:pPr>
                            <w:r>
                              <w:rPr>
                                <w:rFonts w:hint="eastAsia"/>
                              </w:rPr>
                              <w:t>N100 G90</w:t>
                            </w:r>
                          </w:p>
                          <w:p w:rsidR="00F13BEE" w:rsidRDefault="00F13BEE" w:rsidP="00F13BEE">
                            <w:pPr>
                              <w:rPr>
                                <w:rFonts w:hint="eastAsia"/>
                              </w:rPr>
                            </w:pPr>
                            <w:r>
                              <w:rPr>
                                <w:rFonts w:hint="eastAsia"/>
                              </w:rPr>
                              <w:t xml:space="preserve">N101 </w:t>
                            </w:r>
                            <w:r>
                              <w:t>G00 X12.00 Y33.500 Z24.000 S50</w:t>
                            </w:r>
                            <w:r>
                              <w:rPr>
                                <w:rFonts w:hint="eastAsia"/>
                              </w:rPr>
                              <w:t xml:space="preserve"> </w:t>
                            </w:r>
                          </w:p>
                          <w:p w:rsidR="00F13BEE" w:rsidRDefault="00F13BEE" w:rsidP="00F13BEE">
                            <w:pPr>
                              <w:rPr>
                                <w:rFonts w:hint="eastAsia"/>
                              </w:rPr>
                            </w:pPr>
                            <w:r>
                              <w:rPr>
                                <w:rFonts w:hint="eastAsia"/>
                              </w:rPr>
                              <w:t>N102 G04 2</w:t>
                            </w:r>
                          </w:p>
                          <w:p w:rsidR="00F13BEE" w:rsidRDefault="00F13BEE" w:rsidP="00F13BEE">
                            <w:r>
                              <w:rPr>
                                <w:rFonts w:hint="eastAsia"/>
                              </w:rPr>
                              <w:t xml:space="preserve">N103 </w:t>
                            </w:r>
                            <w:r>
                              <w:t>G00 X11.00 Y36.500 Z16.000 S50</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190.65pt;height: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">
                <v:textbox>
                  <w:txbxContent>
                    <w:p w:rsidR="00F13BEE" w:rsidRDefault="00F13BEE" w:rsidP="00F13BEE">
                      <w:pPr>
                        <w:rPr>
                          <w:rFonts w:hint="eastAsia"/>
                        </w:rPr>
                      </w:pPr>
                      <w:r>
                        <w:rPr>
                          <w:rFonts w:hint="eastAsia"/>
                        </w:rPr>
                        <w:t>N100 G90</w:t>
                      </w:r>
                    </w:p>
                    <w:p w:rsidR="00F13BEE" w:rsidRDefault="00F13BEE" w:rsidP="00F13BEE">
                      <w:pPr>
                        <w:rPr>
                          <w:rFonts w:hint="eastAsia"/>
                        </w:rPr>
                      </w:pPr>
                      <w:r>
                        <w:rPr>
                          <w:rFonts w:hint="eastAsia"/>
                        </w:rPr>
                        <w:t xml:space="preserve">N101 </w:t>
                      </w:r>
                      <w:r>
                        <w:t>G00 X12.00 Y33.500 Z24.000 S50</w:t>
                      </w:r>
                      <w:r>
                        <w:rPr>
                          <w:rFonts w:hint="eastAsia"/>
                        </w:rPr>
                        <w:t xml:space="preserve"> </w:t>
                      </w:r>
                    </w:p>
                    <w:p w:rsidR="00F13BEE" w:rsidRDefault="00F13BEE" w:rsidP="00F13BEE">
                      <w:pPr>
                        <w:rPr>
                          <w:rFonts w:hint="eastAsia"/>
                        </w:rPr>
                      </w:pPr>
                      <w:r>
                        <w:rPr>
                          <w:rFonts w:hint="eastAsia"/>
                        </w:rPr>
                        <w:t>N102 G04 2</w:t>
                      </w:r>
                    </w:p>
                    <w:p w:rsidR="00F13BEE" w:rsidRDefault="00F13BEE" w:rsidP="00F13BEE">
                      <w:r>
                        <w:rPr>
                          <w:rFonts w:hint="eastAsia"/>
                        </w:rPr>
                        <w:t xml:space="preserve">N103 </w:t>
                      </w:r>
                      <w:r>
                        <w:t>G00 X11.00 Y36.500 Z16.000 S50</w:t>
                      </w:r>
                    </w:p>
                  </w:txbxContent>
                </v:textbox>
                <w10:anchorlock/>
              </v:shape>
            </w:pict>
          </mc:Fallback>
        </mc:AlternateContent>
      </w:r>
      <w:r w:rsidR="00F13BEE">
        <w:rPr>
          <w:rFonts w:hint="eastAsia"/>
        </w:rPr>
        <w:t xml:space="preserve">           </w:t>
      </w:r>
    </w:p>
    <w:p w:rsidR="00F13BEE" w:rsidRDefault="00F13BEE" w:rsidP="00F13BEE">
      <w:pPr>
        <w:ind w:firstLineChars="200" w:firstLine="420"/>
        <w:rPr>
          <w:rFonts w:hint="eastAsia"/>
        </w:rPr>
      </w:pPr>
      <w:r>
        <w:rPr>
          <w:rFonts w:hint="eastAsia"/>
        </w:rPr>
        <w:t>N100</w:t>
      </w:r>
      <w:r>
        <w:rPr>
          <w:rFonts w:hint="eastAsia"/>
        </w:rPr>
        <w:t>行表示采用绝对模式，</w:t>
      </w:r>
      <w:r>
        <w:rPr>
          <w:rFonts w:hint="eastAsia"/>
        </w:rPr>
        <w:t>N101</w:t>
      </w:r>
      <w:r>
        <w:rPr>
          <w:rFonts w:hint="eastAsia"/>
        </w:rPr>
        <w:t>表示以</w:t>
      </w:r>
      <w:r>
        <w:rPr>
          <w:rFonts w:hint="eastAsia"/>
        </w:rPr>
        <w:t>50mm/s</w:t>
      </w:r>
      <w:r>
        <w:rPr>
          <w:rFonts w:hint="eastAsia"/>
        </w:rPr>
        <w:t>的速度定位到坐标（</w:t>
      </w:r>
      <w:r>
        <w:rPr>
          <w:rFonts w:hint="eastAsia"/>
        </w:rPr>
        <w:t>12.00,33.50,24.00</w:t>
      </w:r>
      <w:r>
        <w:rPr>
          <w:rFonts w:hint="eastAsia"/>
        </w:rPr>
        <w:t>），</w:t>
      </w:r>
      <w:r>
        <w:rPr>
          <w:rFonts w:hint="eastAsia"/>
        </w:rPr>
        <w:t>N102</w:t>
      </w:r>
      <w:r>
        <w:rPr>
          <w:rFonts w:hint="eastAsia"/>
        </w:rPr>
        <w:t>表示暂停</w:t>
      </w:r>
      <w:r>
        <w:rPr>
          <w:rFonts w:hint="eastAsia"/>
        </w:rPr>
        <w:t>2</w:t>
      </w:r>
      <w:r>
        <w:rPr>
          <w:rFonts w:hint="eastAsia"/>
        </w:rPr>
        <w:t>秒钟，设使用</w:t>
      </w:r>
      <w:r>
        <w:rPr>
          <w:rFonts w:hint="eastAsia"/>
        </w:rPr>
        <w:t>1ms</w:t>
      </w:r>
      <w:r>
        <w:rPr>
          <w:rFonts w:hint="eastAsia"/>
        </w:rPr>
        <w:t>定时器，</w:t>
      </w:r>
      <w:r>
        <w:rPr>
          <w:rFonts w:hint="eastAsia"/>
        </w:rPr>
        <w:t>N103</w:t>
      </w:r>
      <w:r>
        <w:rPr>
          <w:rFonts w:hint="eastAsia"/>
        </w:rPr>
        <w:t>表示以</w:t>
      </w:r>
      <w:r>
        <w:rPr>
          <w:rFonts w:hint="eastAsia"/>
        </w:rPr>
        <w:t>50mm/s</w:t>
      </w:r>
      <w:r>
        <w:rPr>
          <w:rFonts w:hint="eastAsia"/>
        </w:rPr>
        <w:t>的速度定位到坐标（</w:t>
      </w:r>
      <w:r>
        <w:rPr>
          <w:rFonts w:hint="eastAsia"/>
        </w:rPr>
        <w:t>11.00,36.50,16.00</w:t>
      </w:r>
      <w:r>
        <w:rPr>
          <w:rFonts w:hint="eastAsia"/>
        </w:rPr>
        <w:t>，）处。则编译转换后的代码为：</w:t>
      </w:r>
    </w:p>
    <w:p w:rsidR="00F13BEE" w:rsidRDefault="00505DBC" w:rsidP="00090E1D">
      <w:pPr>
        <w:ind w:firstLineChars="1150" w:firstLine="2415"/>
        <w:rPr>
          <w:rFonts w:hAnsi="宋体"/>
          <w:szCs w:val="21"/>
        </w:rPr>
      </w:pPr>
      <w:r>
        <w:rPr>
          <w:rFonts w:hAnsi="宋体"/>
          <w:noProof/>
          <w:szCs w:val="21"/>
        </w:rPr>
        <mc:AlternateContent>
          <mc:Choice Requires="wps">
            <w:drawing>
              <wp:inline distT="0" distB="0" distL="0" distR="0">
                <wp:extent cx="2429510" cy="913130"/>
                <wp:effectExtent l="7620" t="12700" r="10795" b="7620"/>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913130"/>
                        </a:xfrm>
                        <a:prstGeom prst="rect">
                          <a:avLst/>
                        </a:prstGeom>
                        <a:solidFill>
                          <a:srgbClr val="FFFFFF"/>
                        </a:solidFill>
                        <a:ln w="9525">
                          <a:solidFill>
                            <a:srgbClr val="000000"/>
                          </a:solidFill>
                          <a:miter lim="800000"/>
                          <a:headEnd/>
                          <a:tailEnd/>
                        </a:ln>
                      </wps:spPr>
                      <wps:txbx>
                        <w:txbxContent>
                          <w:p w:rsidR="00F13BEE" w:rsidRDefault="00F13BEE" w:rsidP="00F13BEE">
                            <w:pPr>
                              <w:jc w:val="left"/>
                              <w:rPr>
                                <w:rFonts w:hint="eastAsia"/>
                              </w:rPr>
                            </w:pPr>
                            <w:r>
                              <w:rPr>
                                <w:rFonts w:hint="eastAsia"/>
                              </w:rPr>
                              <w:t xml:space="preserve">k                        </w:t>
                            </w:r>
                          </w:p>
                          <w:p w:rsidR="00F13BEE" w:rsidRDefault="00F13BEE" w:rsidP="00F13BEE">
                            <w:pPr>
                              <w:jc w:val="left"/>
                              <w:rPr>
                                <w:rFonts w:hint="eastAsia"/>
                              </w:rPr>
                            </w:pPr>
                            <w:r>
                              <w:rPr>
                                <w:rFonts w:hint="eastAsia"/>
                              </w:rPr>
                              <w:t>i,</w:t>
                            </w:r>
                            <w:r>
                              <w:t xml:space="preserve"> 12</w:t>
                            </w:r>
                            <w:r>
                              <w:rPr>
                                <w:rFonts w:hint="eastAsia"/>
                              </w:rPr>
                              <w:t>0</w:t>
                            </w:r>
                            <w:r>
                              <w:t xml:space="preserve">00 </w:t>
                            </w:r>
                            <w:r>
                              <w:rPr>
                                <w:rFonts w:hint="eastAsia"/>
                              </w:rPr>
                              <w:t>,</w:t>
                            </w:r>
                            <w:r>
                              <w:t xml:space="preserve">33500 </w:t>
                            </w:r>
                            <w:r>
                              <w:rPr>
                                <w:rFonts w:hint="eastAsia"/>
                              </w:rPr>
                              <w:t>,</w:t>
                            </w:r>
                            <w:r>
                              <w:t xml:space="preserve">24000 </w:t>
                            </w:r>
                            <w:r>
                              <w:rPr>
                                <w:rFonts w:hint="eastAsia"/>
                              </w:rPr>
                              <w:t>,</w:t>
                            </w:r>
                            <w:r>
                              <w:t>50</w:t>
                            </w:r>
                            <w:r>
                              <w:rPr>
                                <w:rFonts w:hint="eastAsia"/>
                              </w:rPr>
                              <w:t xml:space="preserve">000 </w:t>
                            </w:r>
                          </w:p>
                          <w:p w:rsidR="00F13BEE" w:rsidRDefault="00F13BEE" w:rsidP="00F13BEE">
                            <w:pPr>
                              <w:jc w:val="left"/>
                              <w:rPr>
                                <w:rFonts w:hint="eastAsia"/>
                              </w:rPr>
                            </w:pPr>
                            <w:r>
                              <w:rPr>
                                <w:rFonts w:hint="eastAsia"/>
                              </w:rPr>
                              <w:t xml:space="preserve">j, 2000                   </w:t>
                            </w:r>
                          </w:p>
                          <w:p w:rsidR="00F13BEE" w:rsidRDefault="00F13BEE" w:rsidP="00F13BEE">
                            <w:pPr>
                              <w:jc w:val="left"/>
                            </w:pPr>
                            <w:r>
                              <w:rPr>
                                <w:rFonts w:hint="eastAsia"/>
                              </w:rPr>
                              <w:t>i,</w:t>
                            </w:r>
                            <w:r>
                              <w:t xml:space="preserve"> 1100</w:t>
                            </w:r>
                            <w:r>
                              <w:rPr>
                                <w:rFonts w:hint="eastAsia"/>
                              </w:rPr>
                              <w:t>0</w:t>
                            </w:r>
                            <w:r>
                              <w:t xml:space="preserve"> </w:t>
                            </w:r>
                            <w:r>
                              <w:rPr>
                                <w:rFonts w:hint="eastAsia"/>
                              </w:rPr>
                              <w:t>,</w:t>
                            </w:r>
                            <w:r>
                              <w:t xml:space="preserve">36500 </w:t>
                            </w:r>
                            <w:r>
                              <w:rPr>
                                <w:rFonts w:hint="eastAsia"/>
                              </w:rPr>
                              <w:t>,</w:t>
                            </w:r>
                            <w:r>
                              <w:t xml:space="preserve">16000 </w:t>
                            </w:r>
                            <w:r>
                              <w:rPr>
                                <w:rFonts w:hint="eastAsia"/>
                              </w:rPr>
                              <w:t>,</w:t>
                            </w:r>
                            <w:r>
                              <w:t>5</w:t>
                            </w:r>
                            <w:r>
                              <w:rPr>
                                <w:rFonts w:hint="eastAsia"/>
                              </w:rPr>
                              <w:t>000</w:t>
                            </w:r>
                            <w:r>
                              <w:t>0</w:t>
                            </w:r>
                          </w:p>
                        </w:txbxContent>
                      </wps:txbx>
                      <wps:bodyPr rot="0" vert="horz" wrap="square" lIns="91440" tIns="45720" rIns="91440" bIns="45720" anchor="t" anchorCtr="0" upright="1">
                        <a:noAutofit/>
                      </wps:bodyPr>
                    </wps:wsp>
                  </a:graphicData>
                </a:graphic>
              </wp:inline>
            </w:drawing>
          </mc:Choice>
          <mc:Fallback>
            <w:pict>
              <v:shape id="Text Box 13" o:spid="_x0000_s1027" type="#_x0000_t202" style="width:191.3pt;height:7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">
                <v:textbox>
                  <w:txbxContent>
                    <w:p w:rsidR="00F13BEE" w:rsidRDefault="00F13BEE" w:rsidP="00F13BEE">
                      <w:pPr>
                        <w:jc w:val="left"/>
                        <w:rPr>
                          <w:rFonts w:hint="eastAsia"/>
                        </w:rPr>
                      </w:pPr>
                      <w:r>
                        <w:rPr>
                          <w:rFonts w:hint="eastAsia"/>
                        </w:rPr>
                        <w:t xml:space="preserve">k                        </w:t>
                      </w:r>
                    </w:p>
                    <w:p w:rsidR="00F13BEE" w:rsidRDefault="00F13BEE" w:rsidP="00F13BEE">
                      <w:pPr>
                        <w:jc w:val="left"/>
                        <w:rPr>
                          <w:rFonts w:hint="eastAsia"/>
                        </w:rPr>
                      </w:pPr>
                      <w:r>
                        <w:rPr>
                          <w:rFonts w:hint="eastAsia"/>
                        </w:rPr>
                        <w:t>i,</w:t>
                      </w:r>
                      <w:r>
                        <w:t xml:space="preserve"> 12</w:t>
                      </w:r>
                      <w:r>
                        <w:rPr>
                          <w:rFonts w:hint="eastAsia"/>
                        </w:rPr>
                        <w:t>0</w:t>
                      </w:r>
                      <w:r>
                        <w:t xml:space="preserve">00 </w:t>
                      </w:r>
                      <w:r>
                        <w:rPr>
                          <w:rFonts w:hint="eastAsia"/>
                        </w:rPr>
                        <w:t>,</w:t>
                      </w:r>
                      <w:r>
                        <w:t xml:space="preserve">33500 </w:t>
                      </w:r>
                      <w:r>
                        <w:rPr>
                          <w:rFonts w:hint="eastAsia"/>
                        </w:rPr>
                        <w:t>,</w:t>
                      </w:r>
                      <w:r>
                        <w:t xml:space="preserve">24000 </w:t>
                      </w:r>
                      <w:r>
                        <w:rPr>
                          <w:rFonts w:hint="eastAsia"/>
                        </w:rPr>
                        <w:t>,</w:t>
                      </w:r>
                      <w:r>
                        <w:t>50</w:t>
                      </w:r>
                      <w:r>
                        <w:rPr>
                          <w:rFonts w:hint="eastAsia"/>
                        </w:rPr>
                        <w:t xml:space="preserve">000 </w:t>
                      </w:r>
                    </w:p>
                    <w:p w:rsidR="00F13BEE" w:rsidRDefault="00F13BEE" w:rsidP="00F13BEE">
                      <w:pPr>
                        <w:jc w:val="left"/>
                        <w:rPr>
                          <w:rFonts w:hint="eastAsia"/>
                        </w:rPr>
                      </w:pPr>
                      <w:r>
                        <w:rPr>
                          <w:rFonts w:hint="eastAsia"/>
                        </w:rPr>
                        <w:t xml:space="preserve">j, 2000                   </w:t>
                      </w:r>
                    </w:p>
                    <w:p w:rsidR="00F13BEE" w:rsidRDefault="00F13BEE" w:rsidP="00F13BEE">
                      <w:pPr>
                        <w:jc w:val="left"/>
                      </w:pPr>
                      <w:r>
                        <w:rPr>
                          <w:rFonts w:hint="eastAsia"/>
                        </w:rPr>
                        <w:t>i,</w:t>
                      </w:r>
                      <w:r>
                        <w:t xml:space="preserve"> 1100</w:t>
                      </w:r>
                      <w:r>
                        <w:rPr>
                          <w:rFonts w:hint="eastAsia"/>
                        </w:rPr>
                        <w:t>0</w:t>
                      </w:r>
                      <w:r>
                        <w:t xml:space="preserve"> </w:t>
                      </w:r>
                      <w:r>
                        <w:rPr>
                          <w:rFonts w:hint="eastAsia"/>
                        </w:rPr>
                        <w:t>,</w:t>
                      </w:r>
                      <w:r>
                        <w:t xml:space="preserve">36500 </w:t>
                      </w:r>
                      <w:r>
                        <w:rPr>
                          <w:rFonts w:hint="eastAsia"/>
                        </w:rPr>
                        <w:t>,</w:t>
                      </w:r>
                      <w:r>
                        <w:t xml:space="preserve">16000 </w:t>
                      </w:r>
                      <w:r>
                        <w:rPr>
                          <w:rFonts w:hint="eastAsia"/>
                        </w:rPr>
                        <w:t>,</w:t>
                      </w:r>
                      <w:r>
                        <w:t>5</w:t>
                      </w:r>
                      <w:r>
                        <w:rPr>
                          <w:rFonts w:hint="eastAsia"/>
                        </w:rPr>
                        <w:t>000</w:t>
                      </w:r>
                      <w:r>
                        <w:t>0</w:t>
                      </w:r>
                    </w:p>
                  </w:txbxContent>
                </v:textbox>
                <w10:anchorlock/>
              </v:shape>
            </w:pict>
          </mc:Fallback>
        </mc:AlternateContent>
      </w:r>
    </w:p>
    <w:p w:rsidR="00780EDA" w:rsidRDefault="00F13BEE" w:rsidP="00F13BEE">
      <w:pPr>
        <w:ind w:firstLineChars="200" w:firstLine="420"/>
        <w:rPr>
          <w:rFonts w:hint="eastAsia"/>
        </w:rPr>
      </w:pPr>
      <w:r>
        <w:rPr>
          <w:rFonts w:hint="eastAsia"/>
        </w:rPr>
        <w:t>所有编译后的</w:t>
      </w:r>
      <w:r>
        <w:rPr>
          <w:rFonts w:hint="eastAsia"/>
        </w:rPr>
        <w:t>CNC</w:t>
      </w:r>
      <w:r>
        <w:rPr>
          <w:rFonts w:hint="eastAsia"/>
        </w:rPr>
        <w:t>程序指令按照设计时顺序组合后，在最后加上</w:t>
      </w:r>
      <w:r>
        <w:rPr>
          <w:rFonts w:hint="eastAsia"/>
        </w:rPr>
        <w:t>END</w:t>
      </w:r>
      <w:r>
        <w:rPr>
          <w:rFonts w:hint="eastAsia"/>
        </w:rPr>
        <w:t>标志后构成下</w:t>
      </w:r>
      <w:r>
        <w:rPr>
          <w:rFonts w:hint="eastAsia"/>
        </w:rPr>
        <w:lastRenderedPageBreak/>
        <w:t>载到</w:t>
      </w:r>
      <w:r>
        <w:rPr>
          <w:rFonts w:hint="eastAsia"/>
        </w:rPr>
        <w:t>PLC</w:t>
      </w:r>
      <w:r>
        <w:rPr>
          <w:rFonts w:hint="eastAsia"/>
        </w:rPr>
        <w:t>中的数据帧，如图</w:t>
      </w:r>
      <w:r>
        <w:rPr>
          <w:rFonts w:hint="eastAsia"/>
        </w:rPr>
        <w:t>5</w:t>
      </w:r>
      <w:r>
        <w:rPr>
          <w:rFonts w:hint="eastAsia"/>
        </w:rPr>
        <w:t>所示。</w:t>
      </w:r>
      <w:r>
        <w:rPr>
          <w:rFonts w:hint="eastAsia"/>
          <w:szCs w:val="21"/>
        </w:rPr>
        <w:t>为方便解析执行，规定各参数均为</w:t>
      </w:r>
      <w:r>
        <w:rPr>
          <w:rFonts w:hint="eastAsia"/>
          <w:szCs w:val="21"/>
        </w:rPr>
        <w:t>4</w:t>
      </w:r>
      <w:r>
        <w:rPr>
          <w:rFonts w:hint="eastAsia"/>
          <w:szCs w:val="21"/>
        </w:rPr>
        <w:t>字节整数。</w:t>
      </w:r>
      <w:r>
        <w:rPr>
          <w:rFonts w:hint="eastAsia"/>
        </w:rPr>
        <w:t>该数据帧下载到</w:t>
      </w:r>
      <w:r>
        <w:rPr>
          <w:rFonts w:hint="eastAsia"/>
        </w:rPr>
        <w:t>PLC</w:t>
      </w:r>
      <w:r>
        <w:rPr>
          <w:rFonts w:hint="eastAsia"/>
        </w:rPr>
        <w:t>后被</w:t>
      </w:r>
      <w:r>
        <w:rPr>
          <w:rFonts w:hint="eastAsia"/>
        </w:rPr>
        <w:t>CNC</w:t>
      </w:r>
      <w:r>
        <w:rPr>
          <w:rFonts w:hint="eastAsia"/>
        </w:rPr>
        <w:t>驱动模块解释执行。</w:t>
      </w:r>
    </w:p>
    <w:p w:rsidR="00780EDA" w:rsidRDefault="0084136F" w:rsidP="00780EDA">
      <w:pPr>
        <w:ind w:firstLineChars="200" w:firstLine="420"/>
        <w:jc w:val="center"/>
        <w:rPr>
          <w:rFonts w:hint="eastAsia"/>
        </w:rPr>
      </w:pPr>
      <w:r>
        <w:object w:dxaOrig="5185" w:dyaOrig="4837">
          <v:shape id="_x0000_i1033" type="#_x0000_t75" style="width:259.4pt;height:241.75pt" o:ole="">
            <v:imagedata r:id="rId23" o:title=""/>
          </v:shape>
          <o:OLEObject Type="Embed" ProgID="Visio.Drawing.11" ShapeID="_x0000_i1033" DrawAspect="Content" ObjectID="_1576311131" r:id="rId24"/>
        </w:object>
      </w:r>
    </w:p>
    <w:p w:rsidR="00780EDA" w:rsidRPr="00A2087C" w:rsidRDefault="00780EDA" w:rsidP="00780EDA">
      <w:pPr>
        <w:ind w:firstLineChars="200" w:firstLine="420"/>
        <w:jc w:val="center"/>
        <w:rPr>
          <w:rFonts w:hint="eastAsia"/>
        </w:rPr>
      </w:pPr>
      <w:r>
        <w:rPr>
          <w:rFonts w:hint="eastAsia"/>
        </w:rPr>
        <w:t>图</w:t>
      </w:r>
      <w:r>
        <w:rPr>
          <w:rFonts w:hint="eastAsia"/>
        </w:rPr>
        <w:t xml:space="preserve">5 </w:t>
      </w:r>
      <w:r>
        <w:rPr>
          <w:rFonts w:hint="eastAsia"/>
        </w:rPr>
        <w:t>编译后数控程序格式</w:t>
      </w:r>
    </w:p>
    <w:p w:rsidR="00780EDA" w:rsidRPr="00A04718" w:rsidRDefault="00780EDA" w:rsidP="00780EDA">
      <w:pPr>
        <w:ind w:firstLineChars="200" w:firstLine="422"/>
        <w:rPr>
          <w:rFonts w:hint="eastAsia"/>
          <w:b/>
        </w:rPr>
      </w:pPr>
      <w:r w:rsidRPr="00A04718">
        <w:rPr>
          <w:rFonts w:hint="eastAsia"/>
          <w:b/>
        </w:rPr>
        <w:t>2</w:t>
      </w:r>
      <w:r w:rsidRPr="00A04718">
        <w:rPr>
          <w:rFonts w:hint="eastAsia"/>
          <w:b/>
        </w:rPr>
        <w:t>）</w:t>
      </w:r>
      <w:r w:rsidRPr="00A04718">
        <w:rPr>
          <w:rFonts w:hint="eastAsia"/>
          <w:b/>
        </w:rPr>
        <w:t>CNC</w:t>
      </w:r>
      <w:r w:rsidRPr="00A04718">
        <w:rPr>
          <w:rFonts w:hint="eastAsia"/>
          <w:b/>
        </w:rPr>
        <w:t>程序解析</w:t>
      </w:r>
      <w:r>
        <w:rPr>
          <w:rFonts w:hint="eastAsia"/>
          <w:b/>
        </w:rPr>
        <w:t>执行</w:t>
      </w:r>
    </w:p>
    <w:p w:rsidR="00584CD2" w:rsidRDefault="00780EDA" w:rsidP="00780EDA">
      <w:pPr>
        <w:tabs>
          <w:tab w:val="left" w:pos="5040"/>
        </w:tabs>
        <w:ind w:firstLineChars="200" w:firstLine="420"/>
        <w:rPr>
          <w:rFonts w:hint="eastAsia"/>
        </w:rPr>
      </w:pPr>
      <w:r>
        <w:rPr>
          <w:rFonts w:hint="eastAsia"/>
        </w:rPr>
        <w:t>CNC</w:t>
      </w:r>
      <w:r>
        <w:rPr>
          <w:rFonts w:hint="eastAsia"/>
        </w:rPr>
        <w:t>驱动模块完成从</w:t>
      </w:r>
      <w:r>
        <w:rPr>
          <w:rFonts w:hint="eastAsia"/>
        </w:rPr>
        <w:t>CNC</w:t>
      </w:r>
      <w:r>
        <w:rPr>
          <w:rFonts w:hint="eastAsia"/>
        </w:rPr>
        <w:t>程序专用数据区</w:t>
      </w:r>
      <w:r w:rsidR="00625978">
        <w:rPr>
          <w:rFonts w:hint="eastAsia"/>
        </w:rPr>
        <w:t>CNCDD</w:t>
      </w:r>
      <w:r>
        <w:rPr>
          <w:rFonts w:hint="eastAsia"/>
        </w:rPr>
        <w:t>中读取每条</w:t>
      </w:r>
      <w:r>
        <w:rPr>
          <w:rFonts w:hint="eastAsia"/>
        </w:rPr>
        <w:t>CNC</w:t>
      </w:r>
      <w:r>
        <w:rPr>
          <w:rFonts w:hint="eastAsia"/>
        </w:rPr>
        <w:t>指令，解析指令获取参数并将参数传递到指定地址，并启动指令执行。</w:t>
      </w:r>
    </w:p>
    <w:p w:rsidR="00780EDA" w:rsidRDefault="00780EDA" w:rsidP="00780EDA">
      <w:pPr>
        <w:tabs>
          <w:tab w:val="left" w:pos="5040"/>
        </w:tabs>
        <w:ind w:firstLineChars="200" w:firstLine="420"/>
        <w:rPr>
          <w:rFonts w:hint="eastAsia"/>
        </w:rPr>
      </w:pPr>
      <w:r>
        <w:rPr>
          <w:rFonts w:hint="eastAsia"/>
        </w:rPr>
        <w:t>解析指令所需的信息保存在一张</w:t>
      </w:r>
      <w:r>
        <w:rPr>
          <w:rFonts w:hint="eastAsia"/>
        </w:rPr>
        <w:t>CNC</w:t>
      </w:r>
      <w:r>
        <w:rPr>
          <w:rFonts w:hint="eastAsia"/>
        </w:rPr>
        <w:t>指令解析表中，一条解析表项包含了一条数控指令</w:t>
      </w:r>
      <w:r w:rsidR="00584CD2">
        <w:rPr>
          <w:rFonts w:hint="eastAsia"/>
        </w:rPr>
        <w:t>解析所需的信息。</w:t>
      </w:r>
      <w:r w:rsidR="00584CD2">
        <w:rPr>
          <w:rFonts w:hint="eastAsia"/>
        </w:rPr>
        <w:t>PT={</w:t>
      </w:r>
      <w:r w:rsidR="00960367">
        <w:rPr>
          <w:rFonts w:hint="eastAsia"/>
        </w:rPr>
        <w:t>pi</w:t>
      </w:r>
      <w:r w:rsidR="00960367" w:rsidRPr="00960367">
        <w:rPr>
          <w:rFonts w:hint="eastAsia"/>
          <w:vertAlign w:val="subscript"/>
        </w:rPr>
        <w:t>1</w:t>
      </w:r>
      <w:r w:rsidR="00960367">
        <w:rPr>
          <w:rFonts w:hint="eastAsia"/>
        </w:rPr>
        <w:t>,pi</w:t>
      </w:r>
      <w:r w:rsidR="00960367" w:rsidRPr="00960367">
        <w:rPr>
          <w:rFonts w:hint="eastAsia"/>
          <w:vertAlign w:val="subscript"/>
        </w:rPr>
        <w:t>2</w:t>
      </w:r>
      <w:r w:rsidR="00960367">
        <w:rPr>
          <w:rFonts w:hint="eastAsia"/>
        </w:rPr>
        <w:t>,</w:t>
      </w:r>
      <w:r w:rsidR="00960367">
        <w:t>…</w:t>
      </w:r>
      <w:r w:rsidR="00960367">
        <w:rPr>
          <w:rFonts w:hint="eastAsia"/>
        </w:rPr>
        <w:t>,pi</w:t>
      </w:r>
      <w:r w:rsidR="00960367" w:rsidRPr="00960367">
        <w:rPr>
          <w:rFonts w:hint="eastAsia"/>
          <w:vertAlign w:val="subscript"/>
        </w:rPr>
        <w:t>m</w:t>
      </w:r>
      <w:r w:rsidR="00584CD2">
        <w:rPr>
          <w:rFonts w:hint="eastAsia"/>
        </w:rPr>
        <w:t>}</w:t>
      </w:r>
      <w:r w:rsidR="00F15801">
        <w:rPr>
          <w:rFonts w:hint="eastAsia"/>
        </w:rPr>
        <w:t>，解析表项</w:t>
      </w:r>
      <w:r w:rsidR="00393039">
        <w:rPr>
          <w:rFonts w:hint="eastAsia"/>
        </w:rPr>
        <w:t>数和指令数相等。</w:t>
      </w:r>
      <w:r w:rsidR="000467D9">
        <w:rPr>
          <w:rFonts w:hint="eastAsia"/>
        </w:rPr>
        <w:t>对任一</w:t>
      </w:r>
      <w:r w:rsidR="000467D9">
        <w:rPr>
          <w:rFonts w:hint="eastAsia"/>
        </w:rPr>
        <w:t>pi</w:t>
      </w:r>
      <w:r w:rsidR="000467D9" w:rsidRPr="000467D9">
        <w:rPr>
          <w:rFonts w:hint="eastAsia"/>
          <w:vertAlign w:val="subscript"/>
        </w:rPr>
        <w:t>i</w:t>
      </w:r>
      <w:r w:rsidR="000467D9">
        <w:rPr>
          <w:rFonts w:hint="eastAsia"/>
        </w:rPr>
        <w:t>=(code,np,pea,ta)</w:t>
      </w:r>
      <w:r w:rsidR="000467D9">
        <w:rPr>
          <w:rFonts w:hint="eastAsia"/>
        </w:rPr>
        <w:t>，</w:t>
      </w:r>
      <w:r w:rsidR="000467D9">
        <w:rPr>
          <w:rFonts w:hint="eastAsia"/>
        </w:rPr>
        <w:t>code</w:t>
      </w:r>
      <w:r w:rsidR="000467D9">
        <w:rPr>
          <w:rFonts w:hint="eastAsia"/>
        </w:rPr>
        <w:t>为指令码，用来和</w:t>
      </w:r>
      <w:r w:rsidR="000467D9">
        <w:rPr>
          <w:rFonts w:hint="eastAsia"/>
        </w:rPr>
        <w:t>CNC</w:t>
      </w:r>
      <w:r w:rsidR="000467D9">
        <w:rPr>
          <w:rFonts w:hint="eastAsia"/>
        </w:rPr>
        <w:t>指令关联</w:t>
      </w:r>
      <w:r w:rsidR="005A11D3">
        <w:rPr>
          <w:rFonts w:hint="eastAsia"/>
        </w:rPr>
        <w:t>；</w:t>
      </w:r>
      <w:r w:rsidR="000467D9">
        <w:rPr>
          <w:rFonts w:hint="eastAsia"/>
        </w:rPr>
        <w:t>np</w:t>
      </w:r>
      <w:r w:rsidR="000467D9">
        <w:rPr>
          <w:rFonts w:hint="eastAsia"/>
        </w:rPr>
        <w:t>为参数个数</w:t>
      </w:r>
      <w:r w:rsidR="005A11D3">
        <w:rPr>
          <w:rFonts w:hint="eastAsia"/>
        </w:rPr>
        <w:t>，参数个数表示执行指令所需参数的个数，由于约定每个参数占</w:t>
      </w:r>
      <w:r w:rsidR="005A11D3">
        <w:rPr>
          <w:rFonts w:hint="eastAsia"/>
        </w:rPr>
        <w:t>4</w:t>
      </w:r>
      <w:r w:rsidR="005A11D3">
        <w:rPr>
          <w:rFonts w:hint="eastAsia"/>
        </w:rPr>
        <w:t>个字节，因此</w:t>
      </w:r>
      <w:r w:rsidR="005A11D3">
        <w:rPr>
          <w:rFonts w:hint="eastAsia"/>
        </w:rPr>
        <w:t>CNC</w:t>
      </w:r>
      <w:r w:rsidR="005A11D3">
        <w:rPr>
          <w:rFonts w:hint="eastAsia"/>
        </w:rPr>
        <w:t>驱动模块通过参数个数可以确定一次数据搬移的大小，将数据搬移到参数交换区</w:t>
      </w:r>
      <w:r w:rsidR="00E64D03">
        <w:rPr>
          <w:rFonts w:hint="eastAsia"/>
        </w:rPr>
        <w:t>CNCPSD</w:t>
      </w:r>
      <w:r w:rsidR="005A11D3">
        <w:rPr>
          <w:rFonts w:hint="eastAsia"/>
        </w:rPr>
        <w:t>；</w:t>
      </w:r>
      <w:r w:rsidR="006D1E09">
        <w:rPr>
          <w:rFonts w:hint="eastAsia"/>
        </w:rPr>
        <w:t>pea</w:t>
      </w:r>
      <w:r w:rsidR="006D1E09">
        <w:rPr>
          <w:rFonts w:hint="eastAsia"/>
        </w:rPr>
        <w:t>为</w:t>
      </w:r>
      <w:r w:rsidR="006D1E09" w:rsidRPr="00C24486">
        <w:rPr>
          <w:rFonts w:hint="eastAsia"/>
        </w:rPr>
        <w:t>参数交换区地址</w:t>
      </w:r>
      <w:r w:rsidR="005A11D3">
        <w:rPr>
          <w:rFonts w:hint="eastAsia"/>
        </w:rPr>
        <w:t>，</w:t>
      </w:r>
      <w:r w:rsidR="005A11D3" w:rsidRPr="00EE2F09">
        <w:rPr>
          <w:rFonts w:hint="eastAsia"/>
        </w:rPr>
        <w:t>参数交换区地址</w:t>
      </w:r>
      <w:r w:rsidR="005A11D3">
        <w:rPr>
          <w:rFonts w:hint="eastAsia"/>
        </w:rPr>
        <w:t>是参数交换区的起始地址，为相对</w:t>
      </w:r>
      <w:r w:rsidR="005A11D3">
        <w:rPr>
          <w:rFonts w:hint="eastAsia"/>
        </w:rPr>
        <w:t>D</w:t>
      </w:r>
      <w:r w:rsidR="005A11D3">
        <w:rPr>
          <w:rFonts w:hint="eastAsia"/>
        </w:rPr>
        <w:t>区起始地址的偏移量，用于暂时存放</w:t>
      </w:r>
      <w:r w:rsidR="005A11D3">
        <w:rPr>
          <w:rFonts w:hint="eastAsia"/>
        </w:rPr>
        <w:t>CNC</w:t>
      </w:r>
      <w:r w:rsidR="005A11D3">
        <w:rPr>
          <w:rFonts w:hint="eastAsia"/>
        </w:rPr>
        <w:t>指令参数，供控制程序执行时使用；</w:t>
      </w:r>
      <w:r w:rsidR="006D1E09">
        <w:rPr>
          <w:rFonts w:hint="eastAsia"/>
        </w:rPr>
        <w:t>ta</w:t>
      </w:r>
      <w:r w:rsidR="006D1E09">
        <w:rPr>
          <w:rFonts w:hint="eastAsia"/>
        </w:rPr>
        <w:t>为</w:t>
      </w:r>
      <w:r w:rsidR="006D1E09" w:rsidRPr="00C24486">
        <w:rPr>
          <w:rFonts w:hint="eastAsia"/>
        </w:rPr>
        <w:t>启动标志起始地址</w:t>
      </w:r>
      <w:r w:rsidR="005A11D3">
        <w:rPr>
          <w:rFonts w:hint="eastAsia"/>
        </w:rPr>
        <w:t>，</w:t>
      </w:r>
      <w:r w:rsidR="005A11D3" w:rsidRPr="00567C0B">
        <w:rPr>
          <w:rFonts w:hint="eastAsia"/>
        </w:rPr>
        <w:t>启动标志起始地址</w:t>
      </w:r>
      <w:r w:rsidR="005A11D3">
        <w:rPr>
          <w:rFonts w:hint="eastAsia"/>
        </w:rPr>
        <w:t>是启动控制程序中和当前指令对应的程序模块的标志位所在的地址，是相对</w:t>
      </w:r>
      <w:r w:rsidR="005A11D3">
        <w:rPr>
          <w:rFonts w:hint="eastAsia"/>
        </w:rPr>
        <w:t>M</w:t>
      </w:r>
      <w:r w:rsidR="005A11D3">
        <w:rPr>
          <w:rFonts w:hint="eastAsia"/>
        </w:rPr>
        <w:t>区起始地址的偏移量，</w:t>
      </w:r>
      <w:r w:rsidR="00C024A7">
        <w:rPr>
          <w:rFonts w:hint="eastAsia"/>
        </w:rPr>
        <w:t>以</w:t>
      </w:r>
      <w:r w:rsidR="005A11D3">
        <w:rPr>
          <w:rFonts w:hint="eastAsia"/>
        </w:rPr>
        <w:t>指令码</w:t>
      </w:r>
      <w:r w:rsidR="00C024A7">
        <w:rPr>
          <w:rFonts w:hint="eastAsia"/>
        </w:rPr>
        <w:t>作为字节内偏移可以确定</w:t>
      </w:r>
      <w:r w:rsidR="005A11D3">
        <w:rPr>
          <w:rFonts w:hint="eastAsia"/>
        </w:rPr>
        <w:t>指令标志位的位置。</w:t>
      </w:r>
    </w:p>
    <w:p w:rsidR="00C21187" w:rsidRDefault="00D83B0F" w:rsidP="00780EDA">
      <w:pPr>
        <w:tabs>
          <w:tab w:val="left" w:pos="5040"/>
        </w:tabs>
        <w:ind w:firstLineChars="200" w:firstLine="420"/>
        <w:rPr>
          <w:rFonts w:hint="eastAsia"/>
        </w:rPr>
      </w:pPr>
      <w:r>
        <w:rPr>
          <w:rFonts w:hint="eastAsia"/>
        </w:rPr>
        <w:t>解析和执行过程包含如下几个步骤：</w:t>
      </w:r>
    </w:p>
    <w:p w:rsidR="00416879" w:rsidRDefault="00416879" w:rsidP="00416879">
      <w:pPr>
        <w:ind w:firstLineChars="200" w:firstLine="420"/>
        <w:rPr>
          <w:rFonts w:hint="eastAsia"/>
        </w:rPr>
      </w:pPr>
      <w:r>
        <w:rPr>
          <w:rFonts w:hint="eastAsia"/>
        </w:rPr>
        <w:t>步骤</w:t>
      </w:r>
      <w:r>
        <w:rPr>
          <w:rFonts w:hint="eastAsia"/>
        </w:rPr>
        <w:t>1</w:t>
      </w:r>
      <w:r>
        <w:rPr>
          <w:rFonts w:hint="eastAsia"/>
        </w:rPr>
        <w:t>：指令读取。从</w:t>
      </w:r>
      <w:r>
        <w:rPr>
          <w:rFonts w:hint="eastAsia"/>
        </w:rPr>
        <w:t>CNC</w:t>
      </w:r>
      <w:r>
        <w:rPr>
          <w:rFonts w:hint="eastAsia"/>
        </w:rPr>
        <w:t>程序区当前指针位置</w:t>
      </w:r>
      <w:r w:rsidR="00230FF5">
        <w:rPr>
          <w:rFonts w:hint="eastAsia"/>
        </w:rPr>
        <w:t>DP</w:t>
      </w:r>
      <w:r>
        <w:rPr>
          <w:rFonts w:hint="eastAsia"/>
        </w:rPr>
        <w:t>读入一个字节数据，作为</w:t>
      </w:r>
      <w:r>
        <w:rPr>
          <w:rFonts w:hint="eastAsia"/>
        </w:rPr>
        <w:t>CNC</w:t>
      </w:r>
      <w:r>
        <w:rPr>
          <w:rFonts w:hint="eastAsia"/>
        </w:rPr>
        <w:t>指令码，判断其是否为结束指令，若是，则结束，若不是，则进行步骤</w:t>
      </w:r>
      <w:r>
        <w:rPr>
          <w:rFonts w:hint="eastAsia"/>
        </w:rPr>
        <w:t>2</w:t>
      </w:r>
      <w:r>
        <w:rPr>
          <w:rFonts w:hint="eastAsia"/>
        </w:rPr>
        <w:t>；</w:t>
      </w:r>
    </w:p>
    <w:p w:rsidR="00416879" w:rsidRDefault="00416879" w:rsidP="00416879">
      <w:pPr>
        <w:ind w:firstLineChars="200" w:firstLine="420"/>
        <w:rPr>
          <w:rFonts w:hint="eastAsia"/>
        </w:rPr>
      </w:pPr>
      <w:r>
        <w:rPr>
          <w:rFonts w:hint="eastAsia"/>
        </w:rPr>
        <w:t>步骤</w:t>
      </w:r>
      <w:r>
        <w:rPr>
          <w:rFonts w:hint="eastAsia"/>
        </w:rPr>
        <w:t>2</w:t>
      </w:r>
      <w:r>
        <w:rPr>
          <w:rFonts w:hint="eastAsia"/>
        </w:rPr>
        <w:t>：指令解析。根据得到的指令码，查询</w:t>
      </w:r>
      <w:r>
        <w:rPr>
          <w:rFonts w:hint="eastAsia"/>
        </w:rPr>
        <w:t>CNC</w:t>
      </w:r>
      <w:r>
        <w:rPr>
          <w:rFonts w:hint="eastAsia"/>
        </w:rPr>
        <w:t>指令解析表中对应的解析表项，获取解析指令所需的信息。</w:t>
      </w:r>
    </w:p>
    <w:p w:rsidR="00416879" w:rsidRDefault="00416879" w:rsidP="00416879">
      <w:pPr>
        <w:ind w:firstLineChars="200" w:firstLine="420"/>
        <w:rPr>
          <w:rFonts w:hint="eastAsia"/>
        </w:rPr>
      </w:pPr>
      <w:r>
        <w:rPr>
          <w:rFonts w:hint="eastAsia"/>
        </w:rPr>
        <w:t>步骤</w:t>
      </w:r>
      <w:r>
        <w:rPr>
          <w:rFonts w:hint="eastAsia"/>
        </w:rPr>
        <w:t>3</w:t>
      </w:r>
      <w:r w:rsidR="004A51D0">
        <w:rPr>
          <w:rFonts w:hint="eastAsia"/>
        </w:rPr>
        <w:t>：数据传送。根据指令解析获取当前解析指令</w:t>
      </w:r>
      <w:r>
        <w:rPr>
          <w:rFonts w:hint="eastAsia"/>
        </w:rPr>
        <w:t>参数个数</w:t>
      </w:r>
      <w:r w:rsidR="00F702CA">
        <w:rPr>
          <w:rFonts w:hint="eastAsia"/>
        </w:rPr>
        <w:t>np</w:t>
      </w:r>
      <w:r>
        <w:rPr>
          <w:rFonts w:hint="eastAsia"/>
        </w:rPr>
        <w:t>和参数交换区地址</w:t>
      </w:r>
      <w:r w:rsidR="00F702CA">
        <w:rPr>
          <w:rFonts w:hint="eastAsia"/>
        </w:rPr>
        <w:t>pea</w:t>
      </w:r>
      <w:r>
        <w:rPr>
          <w:rFonts w:hint="eastAsia"/>
        </w:rPr>
        <w:t>，将参数搬移到参数交换区。</w:t>
      </w:r>
    </w:p>
    <w:p w:rsidR="006E3878" w:rsidRDefault="00357E22" w:rsidP="00416879">
      <w:pPr>
        <w:ind w:firstLineChars="200" w:firstLine="420"/>
        <w:rPr>
          <w:rFonts w:hint="eastAsia"/>
        </w:rPr>
      </w:pPr>
      <w:r>
        <w:rPr>
          <w:rFonts w:hint="eastAsia"/>
        </w:rPr>
        <w:t>在搬移时从数控语言专用数据区中紧接</w:t>
      </w:r>
      <w:r w:rsidR="00E77104">
        <w:rPr>
          <w:rFonts w:hint="eastAsia"/>
        </w:rPr>
        <w:t>指令码位置开始搬移</w:t>
      </w:r>
      <w:r w:rsidR="00E77104">
        <w:rPr>
          <w:rFonts w:hint="eastAsia"/>
        </w:rPr>
        <w:t>4</w:t>
      </w:r>
      <w:r w:rsidR="00E77104" w:rsidRPr="00E77104">
        <w:rPr>
          <w:rFonts w:hint="eastAsia"/>
        </w:rPr>
        <w:t>×</w:t>
      </w:r>
      <w:r w:rsidR="00E77104">
        <w:rPr>
          <w:rFonts w:hint="eastAsia"/>
        </w:rPr>
        <w:t>np</w:t>
      </w:r>
      <w:r w:rsidR="00E77104">
        <w:rPr>
          <w:rFonts w:hint="eastAsia"/>
        </w:rPr>
        <w:t>个字节数据到</w:t>
      </w:r>
      <w:r w:rsidR="00166B80">
        <w:rPr>
          <w:rFonts w:hint="eastAsia"/>
        </w:rPr>
        <w:t>Dstart+</w:t>
      </w:r>
      <w:r w:rsidR="00CF35BA">
        <w:rPr>
          <w:rFonts w:hint="eastAsia"/>
        </w:rPr>
        <w:t>pea</w:t>
      </w:r>
      <w:r w:rsidR="00166B80">
        <w:rPr>
          <w:rFonts w:hint="eastAsia"/>
        </w:rPr>
        <w:t>地址</w:t>
      </w:r>
      <w:r w:rsidR="0029497D">
        <w:rPr>
          <w:rFonts w:hint="eastAsia"/>
        </w:rPr>
        <w:t>，如图</w:t>
      </w:r>
      <w:r w:rsidR="0029497D">
        <w:rPr>
          <w:rFonts w:hint="eastAsia"/>
        </w:rPr>
        <w:t>6</w:t>
      </w:r>
      <w:r w:rsidR="0029497D">
        <w:rPr>
          <w:rFonts w:hint="eastAsia"/>
        </w:rPr>
        <w:t>所示</w:t>
      </w:r>
      <w:r w:rsidR="00166B80">
        <w:rPr>
          <w:rFonts w:hint="eastAsia"/>
        </w:rPr>
        <w:t>。</w:t>
      </w:r>
    </w:p>
    <w:p w:rsidR="00774AFA" w:rsidRDefault="00E137F8" w:rsidP="00774AFA">
      <w:pPr>
        <w:ind w:firstLineChars="200" w:firstLine="420"/>
        <w:jc w:val="center"/>
        <w:rPr>
          <w:rFonts w:hint="eastAsia"/>
        </w:rPr>
      </w:pPr>
      <w:r>
        <w:object w:dxaOrig="9760" w:dyaOrig="9641">
          <v:shape id="_x0000_i1034" type="#_x0000_t75" style="width:247.4pt;height:244.25pt" o:ole="">
            <v:imagedata r:id="rId25" o:title=""/>
          </v:shape>
          <o:OLEObject Type="Embed" ProgID="Visio.Drawing.11" ShapeID="_x0000_i1034" DrawAspect="Content" ObjectID="_1576311132" r:id="rId26"/>
        </w:object>
      </w:r>
    </w:p>
    <w:p w:rsidR="0029497D" w:rsidRPr="00A63FBE" w:rsidRDefault="0029497D" w:rsidP="00A63FBE">
      <w:pPr>
        <w:ind w:firstLineChars="200" w:firstLine="360"/>
        <w:jc w:val="center"/>
        <w:rPr>
          <w:rFonts w:hint="eastAsia"/>
          <w:sz w:val="18"/>
          <w:szCs w:val="18"/>
        </w:rPr>
      </w:pPr>
      <w:r w:rsidRPr="00A63FBE">
        <w:rPr>
          <w:rFonts w:hint="eastAsia"/>
          <w:sz w:val="18"/>
          <w:szCs w:val="18"/>
        </w:rPr>
        <w:t>图</w:t>
      </w:r>
      <w:r w:rsidRPr="00A63FBE">
        <w:rPr>
          <w:rFonts w:hint="eastAsia"/>
          <w:sz w:val="18"/>
          <w:szCs w:val="18"/>
        </w:rPr>
        <w:t xml:space="preserve">6 </w:t>
      </w:r>
      <w:r w:rsidRPr="00A63FBE">
        <w:rPr>
          <w:rFonts w:hint="eastAsia"/>
          <w:sz w:val="18"/>
          <w:szCs w:val="18"/>
        </w:rPr>
        <w:t>数控指令参数搬移过程示意图</w:t>
      </w:r>
    </w:p>
    <w:p w:rsidR="006E3878" w:rsidRDefault="006E3878" w:rsidP="00416879">
      <w:pPr>
        <w:ind w:firstLineChars="200" w:firstLine="420"/>
        <w:rPr>
          <w:rFonts w:hint="eastAsia"/>
        </w:rPr>
      </w:pPr>
    </w:p>
    <w:p w:rsidR="00416879" w:rsidRDefault="00416879" w:rsidP="00416879">
      <w:pPr>
        <w:ind w:firstLineChars="200" w:firstLine="420"/>
        <w:rPr>
          <w:rFonts w:hint="eastAsia"/>
        </w:rPr>
      </w:pPr>
      <w:r>
        <w:rPr>
          <w:rFonts w:hint="eastAsia"/>
        </w:rPr>
        <w:t>步骤</w:t>
      </w:r>
      <w:r>
        <w:rPr>
          <w:rFonts w:hint="eastAsia"/>
        </w:rPr>
        <w:t>4</w:t>
      </w:r>
      <w:r>
        <w:rPr>
          <w:rFonts w:hint="eastAsia"/>
        </w:rPr>
        <w:t>：启动执行。根据</w:t>
      </w:r>
      <w:r w:rsidR="00425A7C">
        <w:rPr>
          <w:rFonts w:hint="eastAsia"/>
        </w:rPr>
        <w:t>启动标志</w:t>
      </w:r>
      <w:r w:rsidRPr="001062BC">
        <w:rPr>
          <w:rFonts w:hint="eastAsia"/>
        </w:rPr>
        <w:t>地址</w:t>
      </w:r>
      <w:r w:rsidR="00425A7C">
        <w:rPr>
          <w:rFonts w:hint="eastAsia"/>
        </w:rPr>
        <w:t>ta</w:t>
      </w:r>
      <w:r w:rsidRPr="001062BC">
        <w:rPr>
          <w:rFonts w:hint="eastAsia"/>
        </w:rPr>
        <w:t>和</w:t>
      </w:r>
      <w:r>
        <w:rPr>
          <w:rFonts w:hint="eastAsia"/>
        </w:rPr>
        <w:t>CNC</w:t>
      </w:r>
      <w:r>
        <w:rPr>
          <w:rFonts w:hint="eastAsia"/>
        </w:rPr>
        <w:t>指令码，将数控指令标志区中相应位置位</w:t>
      </w:r>
      <w:r w:rsidR="00A5544C">
        <w:rPr>
          <w:rFonts w:hint="eastAsia"/>
        </w:rPr>
        <w:t>，如图</w:t>
      </w:r>
      <w:r w:rsidR="00A5544C">
        <w:rPr>
          <w:rFonts w:hint="eastAsia"/>
        </w:rPr>
        <w:t>7</w:t>
      </w:r>
      <w:r w:rsidR="00A5544C">
        <w:rPr>
          <w:rFonts w:hint="eastAsia"/>
        </w:rPr>
        <w:t>所示</w:t>
      </w:r>
      <w:r>
        <w:rPr>
          <w:rFonts w:hint="eastAsia"/>
        </w:rPr>
        <w:t>。</w:t>
      </w:r>
    </w:p>
    <w:p w:rsidR="007B3D63" w:rsidRDefault="00E137F8" w:rsidP="002816A9">
      <w:pPr>
        <w:ind w:firstLineChars="200" w:firstLine="420"/>
        <w:jc w:val="center"/>
        <w:rPr>
          <w:rFonts w:hint="eastAsia"/>
        </w:rPr>
      </w:pPr>
      <w:r>
        <w:object w:dxaOrig="9021" w:dyaOrig="9430">
          <v:shape id="_x0000_i1035" type="#_x0000_t75" style="width:207.55pt;height:217.05pt" o:ole="">
            <v:imagedata r:id="rId27" o:title=""/>
          </v:shape>
          <o:OLEObject Type="Embed" ProgID="Visio.Drawing.11" ShapeID="_x0000_i1035" DrawAspect="Content" ObjectID="_1576311133" r:id="rId28"/>
        </w:object>
      </w:r>
    </w:p>
    <w:p w:rsidR="00A5544C" w:rsidRPr="00A63FBE" w:rsidRDefault="00A5544C" w:rsidP="00A63FBE">
      <w:pPr>
        <w:ind w:firstLineChars="200" w:firstLine="360"/>
        <w:jc w:val="center"/>
        <w:rPr>
          <w:rFonts w:hint="eastAsia"/>
          <w:sz w:val="18"/>
          <w:szCs w:val="18"/>
        </w:rPr>
      </w:pPr>
      <w:r w:rsidRPr="00A63FBE">
        <w:rPr>
          <w:rFonts w:hint="eastAsia"/>
          <w:sz w:val="18"/>
          <w:szCs w:val="18"/>
        </w:rPr>
        <w:t>图</w:t>
      </w:r>
      <w:r w:rsidRPr="00A63FBE">
        <w:rPr>
          <w:rFonts w:hint="eastAsia"/>
          <w:sz w:val="18"/>
          <w:szCs w:val="18"/>
        </w:rPr>
        <w:t xml:space="preserve">7 </w:t>
      </w:r>
      <w:r w:rsidR="00A63FBE" w:rsidRPr="00A63FBE">
        <w:rPr>
          <w:rFonts w:hint="eastAsia"/>
          <w:sz w:val="18"/>
          <w:szCs w:val="18"/>
        </w:rPr>
        <w:t>启动标志设置过程示意图</w:t>
      </w:r>
    </w:p>
    <w:p w:rsidR="002816A9" w:rsidRPr="00611D36" w:rsidRDefault="002816A9" w:rsidP="002816A9">
      <w:pPr>
        <w:ind w:firstLineChars="200" w:firstLine="420"/>
        <w:rPr>
          <w:rFonts w:hint="eastAsia"/>
        </w:rPr>
      </w:pPr>
      <w:r>
        <w:rPr>
          <w:rFonts w:hint="eastAsia"/>
        </w:rPr>
        <w:t>系统采用</w:t>
      </w:r>
      <w:r>
        <w:rPr>
          <w:rFonts w:hint="eastAsia"/>
        </w:rPr>
        <w:t>M</w:t>
      </w:r>
      <w:r>
        <w:rPr>
          <w:rFonts w:hint="eastAsia"/>
        </w:rPr>
        <w:t>区数据作为启动标志，启动标志地址</w:t>
      </w:r>
      <w:r>
        <w:rPr>
          <w:rFonts w:hint="eastAsia"/>
        </w:rPr>
        <w:t>ta</w:t>
      </w:r>
      <w:r w:rsidR="00F85727">
        <w:rPr>
          <w:rFonts w:hint="eastAsia"/>
        </w:rPr>
        <w:t>表示相对于</w:t>
      </w:r>
      <w:r w:rsidR="00F85727">
        <w:rPr>
          <w:rFonts w:hint="eastAsia"/>
        </w:rPr>
        <w:t>M</w:t>
      </w:r>
      <w:r w:rsidR="00F85727">
        <w:rPr>
          <w:rFonts w:hint="eastAsia"/>
        </w:rPr>
        <w:t>区起始地址的字节偏移量。</w:t>
      </w:r>
      <w:r w:rsidR="00FA06DC">
        <w:rPr>
          <w:rFonts w:hint="eastAsia"/>
        </w:rPr>
        <w:t>指令码</w:t>
      </w:r>
      <w:r w:rsidR="00FA06DC">
        <w:rPr>
          <w:rFonts w:hint="eastAsia"/>
        </w:rPr>
        <w:t>code</w:t>
      </w:r>
      <w:r w:rsidR="00FA06DC">
        <w:rPr>
          <w:rFonts w:hint="eastAsia"/>
        </w:rPr>
        <w:t>作为字节内偏移量得到需要置位的数据，然后将该为设为</w:t>
      </w:r>
      <w:r w:rsidR="00FA06DC">
        <w:rPr>
          <w:rFonts w:hint="eastAsia"/>
        </w:rPr>
        <w:t>1</w:t>
      </w:r>
      <w:r w:rsidR="00FA06DC">
        <w:rPr>
          <w:rFonts w:hint="eastAsia"/>
        </w:rPr>
        <w:t>（</w:t>
      </w:r>
      <w:r w:rsidR="00FA06DC">
        <w:rPr>
          <w:rFonts w:hint="eastAsia"/>
        </w:rPr>
        <w:t>ON</w:t>
      </w:r>
      <w:r w:rsidR="00FA06DC">
        <w:rPr>
          <w:rFonts w:hint="eastAsia"/>
        </w:rPr>
        <w:t>），启动对应</w:t>
      </w:r>
      <w:r w:rsidR="00C52217">
        <w:rPr>
          <w:rFonts w:hint="eastAsia"/>
        </w:rPr>
        <w:t>控制程序执行。</w:t>
      </w:r>
    </w:p>
    <w:p w:rsidR="00416879" w:rsidRDefault="00416879" w:rsidP="00416879">
      <w:pPr>
        <w:ind w:firstLine="420"/>
        <w:rPr>
          <w:rFonts w:hint="eastAsia"/>
        </w:rPr>
      </w:pPr>
      <w:r>
        <w:rPr>
          <w:rFonts w:hint="eastAsia"/>
        </w:rPr>
        <w:t>步骤</w:t>
      </w:r>
      <w:r>
        <w:rPr>
          <w:rFonts w:hint="eastAsia"/>
        </w:rPr>
        <w:t>5</w:t>
      </w:r>
      <w:r>
        <w:rPr>
          <w:rFonts w:hint="eastAsia"/>
        </w:rPr>
        <w:t>：等待运行结束。当数控指令对应的运动执行时，线程进入等待状态，等待运动结束。运动结束后，重新进入步骤</w:t>
      </w:r>
      <w:r>
        <w:rPr>
          <w:rFonts w:hint="eastAsia"/>
        </w:rPr>
        <w:t>1</w:t>
      </w:r>
      <w:r>
        <w:rPr>
          <w:rFonts w:hint="eastAsia"/>
        </w:rPr>
        <w:t>循环执行。</w:t>
      </w:r>
    </w:p>
    <w:p w:rsidR="00D83B0F" w:rsidRPr="00D83B0F" w:rsidRDefault="00416879" w:rsidP="00416879">
      <w:pPr>
        <w:tabs>
          <w:tab w:val="left" w:pos="5040"/>
        </w:tabs>
        <w:ind w:firstLineChars="200" w:firstLine="420"/>
        <w:rPr>
          <w:rFonts w:hint="eastAsia"/>
        </w:rPr>
      </w:pPr>
      <w:r>
        <w:rPr>
          <w:rFonts w:hint="eastAsia"/>
        </w:rPr>
        <w:t>上述步骤重复执行直到所有指令解析执行完成。</w:t>
      </w:r>
    </w:p>
    <w:p w:rsidR="00AA236B" w:rsidRDefault="00AA236B" w:rsidP="00AA236B">
      <w:pPr>
        <w:pStyle w:val="2"/>
        <w:numPr>
          <w:ilvl w:val="0"/>
          <w:numId w:val="2"/>
        </w:numPr>
        <w:rPr>
          <w:rFonts w:hint="eastAsia"/>
          <w:sz w:val="28"/>
        </w:rPr>
      </w:pPr>
      <w:r w:rsidRPr="00C11D38">
        <w:rPr>
          <w:rFonts w:hint="eastAsia"/>
          <w:sz w:val="28"/>
        </w:rPr>
        <w:t>PLC</w:t>
      </w:r>
      <w:r w:rsidRPr="00C11D38">
        <w:rPr>
          <w:rFonts w:hint="eastAsia"/>
          <w:sz w:val="28"/>
        </w:rPr>
        <w:t>控制程序实现方法</w:t>
      </w:r>
    </w:p>
    <w:p w:rsidR="00BF1E3A" w:rsidRDefault="002D037B" w:rsidP="00AA236B">
      <w:pPr>
        <w:ind w:firstLineChars="200" w:firstLine="420"/>
        <w:rPr>
          <w:rFonts w:ascii="宋体" w:hAnsi="宋体" w:hint="eastAsia"/>
          <w:szCs w:val="21"/>
        </w:rPr>
      </w:pPr>
      <w:r>
        <w:rPr>
          <w:rFonts w:hint="eastAsia"/>
        </w:rPr>
        <w:t>控制程序</w:t>
      </w:r>
      <w:r w:rsidR="004468D9">
        <w:rPr>
          <w:rFonts w:hint="eastAsia"/>
        </w:rPr>
        <w:t>（</w:t>
      </w:r>
      <w:r w:rsidR="004468D9">
        <w:rPr>
          <w:rFonts w:hint="eastAsia"/>
        </w:rPr>
        <w:t>CP</w:t>
      </w:r>
      <w:r w:rsidR="004468D9">
        <w:rPr>
          <w:rFonts w:hint="eastAsia"/>
        </w:rPr>
        <w:t>）</w:t>
      </w:r>
      <w:r w:rsidR="00AA236B">
        <w:rPr>
          <w:rFonts w:hint="eastAsia"/>
        </w:rPr>
        <w:t>是</w:t>
      </w:r>
      <w:r>
        <w:rPr>
          <w:rFonts w:hint="eastAsia"/>
        </w:rPr>
        <w:t>技术人员采用</w:t>
      </w:r>
      <w:r>
        <w:rPr>
          <w:rFonts w:ascii="宋体" w:hAnsi="宋体" w:hint="eastAsia"/>
          <w:szCs w:val="21"/>
        </w:rPr>
        <w:t>IEC61131-3标准语言，</w:t>
      </w:r>
      <w:r w:rsidR="009E6CEB">
        <w:rPr>
          <w:rFonts w:ascii="宋体" w:hAnsi="宋体" w:hint="eastAsia"/>
          <w:szCs w:val="21"/>
        </w:rPr>
        <w:t>包括</w:t>
      </w:r>
      <w:r>
        <w:rPr>
          <w:rFonts w:ascii="宋体" w:hAnsi="宋体" w:hint="eastAsia"/>
          <w:szCs w:val="21"/>
        </w:rPr>
        <w:t>LD（梯形图），SFC(顺序</w:t>
      </w:r>
      <w:r>
        <w:rPr>
          <w:rFonts w:ascii="宋体" w:hAnsi="宋体" w:hint="eastAsia"/>
          <w:szCs w:val="21"/>
        </w:rPr>
        <w:lastRenderedPageBreak/>
        <w:t>功能图)，FBD(顺序功能块)，ST（结构化文本）或IL（指令表）开发的应用程序。梯形图作为图形化语言，具有直观易懂的特点，是使用最为广泛PLC编程语言，本文采用梯形图语言进行编程。</w:t>
      </w:r>
      <w:r w:rsidR="007E7993">
        <w:rPr>
          <w:rFonts w:ascii="宋体" w:hAnsi="宋体" w:hint="eastAsia"/>
          <w:szCs w:val="21"/>
        </w:rPr>
        <w:t>CP处在系统的中间层次，</w:t>
      </w:r>
      <w:r w:rsidR="009C2FED">
        <w:rPr>
          <w:rFonts w:ascii="宋体" w:hAnsi="宋体" w:hint="eastAsia"/>
          <w:szCs w:val="21"/>
        </w:rPr>
        <w:t>响应上层数控语言层的请求，并完成对底层算法的调用</w:t>
      </w:r>
      <w:r w:rsidR="00AC2CC6">
        <w:rPr>
          <w:rFonts w:ascii="宋体" w:hAnsi="宋体" w:hint="eastAsia"/>
          <w:szCs w:val="21"/>
        </w:rPr>
        <w:t>执行</w:t>
      </w:r>
      <w:r w:rsidR="009C2FED">
        <w:rPr>
          <w:rFonts w:ascii="宋体" w:hAnsi="宋体" w:hint="eastAsia"/>
          <w:szCs w:val="21"/>
        </w:rPr>
        <w:t>。</w:t>
      </w:r>
    </w:p>
    <w:p w:rsidR="008B6CAD" w:rsidRDefault="00846846" w:rsidP="000438FA">
      <w:pPr>
        <w:ind w:firstLineChars="200" w:firstLine="420"/>
        <w:rPr>
          <w:rFonts w:ascii="宋体" w:hAnsi="宋体" w:hint="eastAsia"/>
          <w:szCs w:val="21"/>
        </w:rPr>
      </w:pPr>
      <w:r>
        <w:rPr>
          <w:rFonts w:ascii="宋体" w:hAnsi="宋体" w:hint="eastAsia"/>
          <w:szCs w:val="21"/>
        </w:rPr>
        <w:t>CP={I,L,M</w:t>
      </w:r>
      <w:r w:rsidR="00F403C2">
        <w:rPr>
          <w:rFonts w:ascii="宋体" w:hAnsi="宋体" w:hint="eastAsia"/>
          <w:szCs w:val="21"/>
        </w:rPr>
        <w:t>C</w:t>
      </w:r>
      <w:r>
        <w:rPr>
          <w:rFonts w:ascii="宋体" w:hAnsi="宋体" w:hint="eastAsia"/>
          <w:szCs w:val="21"/>
        </w:rPr>
        <w:t>,</w:t>
      </w:r>
      <w:r w:rsidR="00307F6D">
        <w:rPr>
          <w:rFonts w:ascii="宋体" w:hAnsi="宋体" w:hint="eastAsia"/>
          <w:szCs w:val="21"/>
        </w:rPr>
        <w:t>M</w:t>
      </w:r>
      <w:r>
        <w:rPr>
          <w:rFonts w:ascii="宋体" w:hAnsi="宋体" w:hint="eastAsia"/>
          <w:szCs w:val="21"/>
        </w:rPr>
        <w:t>S},</w:t>
      </w:r>
      <w:r w:rsidR="009000B8">
        <w:rPr>
          <w:rFonts w:ascii="宋体" w:hAnsi="宋体" w:hint="eastAsia"/>
          <w:szCs w:val="21"/>
        </w:rPr>
        <w:t>I为初始化程序，完成对数据区、端口和状态等的初始化操作；L为逻辑控制程序；M</w:t>
      </w:r>
      <w:r w:rsidR="00F403C2">
        <w:rPr>
          <w:rFonts w:ascii="宋体" w:hAnsi="宋体" w:hint="eastAsia"/>
          <w:szCs w:val="21"/>
        </w:rPr>
        <w:t>C</w:t>
      </w:r>
      <w:r w:rsidR="009000B8">
        <w:rPr>
          <w:rFonts w:ascii="宋体" w:hAnsi="宋体" w:hint="eastAsia"/>
          <w:szCs w:val="21"/>
        </w:rPr>
        <w:t>为</w:t>
      </w:r>
      <w:r w:rsidR="00AE2CDB">
        <w:rPr>
          <w:rFonts w:ascii="宋体" w:hAnsi="宋体" w:hint="eastAsia"/>
          <w:szCs w:val="21"/>
        </w:rPr>
        <w:t>运动控制相关的程序，</w:t>
      </w:r>
      <w:r w:rsidR="00F403C2">
        <w:rPr>
          <w:rFonts w:ascii="宋体" w:hAnsi="宋体" w:hint="eastAsia"/>
          <w:szCs w:val="21"/>
        </w:rPr>
        <w:t>MC={mc</w:t>
      </w:r>
      <w:r w:rsidR="00F403C2" w:rsidRPr="00F403C2">
        <w:rPr>
          <w:rFonts w:ascii="宋体" w:hAnsi="宋体" w:hint="eastAsia"/>
          <w:szCs w:val="21"/>
          <w:vertAlign w:val="subscript"/>
        </w:rPr>
        <w:t>1</w:t>
      </w:r>
      <w:r w:rsidR="00F403C2">
        <w:rPr>
          <w:rFonts w:ascii="宋体" w:hAnsi="宋体" w:hint="eastAsia"/>
          <w:szCs w:val="21"/>
        </w:rPr>
        <w:t>,mc</w:t>
      </w:r>
      <w:r w:rsidR="00F403C2" w:rsidRPr="00F403C2">
        <w:rPr>
          <w:rFonts w:ascii="宋体" w:hAnsi="宋体" w:hint="eastAsia"/>
          <w:szCs w:val="21"/>
          <w:vertAlign w:val="subscript"/>
        </w:rPr>
        <w:t>2</w:t>
      </w:r>
      <w:r w:rsidR="00F403C2">
        <w:rPr>
          <w:rFonts w:ascii="宋体" w:hAnsi="宋体" w:hint="eastAsia"/>
          <w:szCs w:val="21"/>
        </w:rPr>
        <w:t>,</w:t>
      </w:r>
      <w:r w:rsidR="00F403C2">
        <w:rPr>
          <w:rFonts w:ascii="宋体" w:hAnsi="宋体"/>
          <w:szCs w:val="21"/>
        </w:rPr>
        <w:t>…</w:t>
      </w:r>
      <w:r w:rsidR="00F403C2">
        <w:rPr>
          <w:rFonts w:ascii="宋体" w:hAnsi="宋体" w:hint="eastAsia"/>
          <w:szCs w:val="21"/>
        </w:rPr>
        <w:t>,mc</w:t>
      </w:r>
      <w:r w:rsidR="00F403C2" w:rsidRPr="00F403C2">
        <w:rPr>
          <w:rFonts w:ascii="宋体" w:hAnsi="宋体" w:hint="eastAsia"/>
          <w:szCs w:val="21"/>
          <w:vertAlign w:val="subscript"/>
        </w:rPr>
        <w:t>m</w:t>
      </w:r>
      <w:r w:rsidR="00F403C2">
        <w:rPr>
          <w:rFonts w:ascii="宋体" w:hAnsi="宋体" w:hint="eastAsia"/>
          <w:szCs w:val="21"/>
        </w:rPr>
        <w:t>},</w:t>
      </w:r>
      <w:r w:rsidR="0055676F">
        <w:rPr>
          <w:rFonts w:ascii="宋体" w:hAnsi="宋体" w:hint="eastAsia"/>
          <w:szCs w:val="21"/>
        </w:rPr>
        <w:t>mc</w:t>
      </w:r>
      <w:r w:rsidR="0055676F" w:rsidRPr="0055676F">
        <w:rPr>
          <w:rFonts w:ascii="宋体" w:hAnsi="宋体" w:hint="eastAsia"/>
          <w:szCs w:val="21"/>
          <w:vertAlign w:val="subscript"/>
        </w:rPr>
        <w:t>i</w:t>
      </w:r>
      <w:r w:rsidR="0055676F">
        <w:rPr>
          <w:rFonts w:ascii="宋体" w:hAnsi="宋体" w:hint="eastAsia"/>
          <w:szCs w:val="21"/>
        </w:rPr>
        <w:t>用来实现第i条数控指令；</w:t>
      </w:r>
      <w:r w:rsidR="00C05721">
        <w:rPr>
          <w:rFonts w:ascii="宋体" w:hAnsi="宋体" w:hint="eastAsia"/>
          <w:szCs w:val="21"/>
        </w:rPr>
        <w:t>MS用来控制MC执行的标志集合，MS={ms</w:t>
      </w:r>
      <w:r w:rsidR="00C05721" w:rsidRPr="00C05721">
        <w:rPr>
          <w:rFonts w:ascii="宋体" w:hAnsi="宋体" w:hint="eastAsia"/>
          <w:szCs w:val="21"/>
          <w:vertAlign w:val="subscript"/>
        </w:rPr>
        <w:t>1</w:t>
      </w:r>
      <w:r w:rsidR="00C05721">
        <w:rPr>
          <w:rFonts w:ascii="宋体" w:hAnsi="宋体" w:hint="eastAsia"/>
          <w:szCs w:val="21"/>
        </w:rPr>
        <w:t>,ms</w:t>
      </w:r>
      <w:r w:rsidR="00C05721" w:rsidRPr="00C05721">
        <w:rPr>
          <w:rFonts w:ascii="宋体" w:hAnsi="宋体" w:hint="eastAsia"/>
          <w:szCs w:val="21"/>
          <w:vertAlign w:val="subscript"/>
        </w:rPr>
        <w:t>2</w:t>
      </w:r>
      <w:r w:rsidR="00C05721">
        <w:rPr>
          <w:rFonts w:ascii="宋体" w:hAnsi="宋体" w:hint="eastAsia"/>
          <w:szCs w:val="21"/>
        </w:rPr>
        <w:t>,</w:t>
      </w:r>
      <w:r w:rsidR="00C05721">
        <w:rPr>
          <w:rFonts w:ascii="宋体" w:hAnsi="宋体"/>
          <w:szCs w:val="21"/>
        </w:rPr>
        <w:t>…</w:t>
      </w:r>
      <w:r w:rsidR="00C05721">
        <w:rPr>
          <w:rFonts w:ascii="宋体" w:hAnsi="宋体" w:hint="eastAsia"/>
          <w:szCs w:val="21"/>
        </w:rPr>
        <w:t>,ms</w:t>
      </w:r>
      <w:r w:rsidR="00C05721" w:rsidRPr="00C05721">
        <w:rPr>
          <w:rFonts w:ascii="宋体" w:hAnsi="宋体" w:hint="eastAsia"/>
          <w:szCs w:val="21"/>
          <w:vertAlign w:val="subscript"/>
        </w:rPr>
        <w:t>m</w:t>
      </w:r>
      <w:r w:rsidR="00C05721">
        <w:rPr>
          <w:rFonts w:ascii="宋体" w:hAnsi="宋体" w:hint="eastAsia"/>
          <w:szCs w:val="21"/>
        </w:rPr>
        <w:t>}</w:t>
      </w:r>
      <w:r w:rsidR="006B5EE4">
        <w:rPr>
          <w:rFonts w:ascii="宋体" w:hAnsi="宋体" w:hint="eastAsia"/>
          <w:szCs w:val="21"/>
        </w:rPr>
        <w:t>，ms</w:t>
      </w:r>
      <w:r w:rsidR="006B5EE4" w:rsidRPr="001962ED">
        <w:rPr>
          <w:rFonts w:ascii="宋体" w:hAnsi="宋体" w:hint="eastAsia"/>
          <w:szCs w:val="21"/>
          <w:vertAlign w:val="subscript"/>
        </w:rPr>
        <w:t>i</w:t>
      </w:r>
      <w:r w:rsidR="006B5EE4">
        <w:rPr>
          <w:rFonts w:ascii="宋体" w:hAnsi="宋体" w:hint="eastAsia"/>
          <w:szCs w:val="21"/>
        </w:rPr>
        <w:t>用来触发mc</w:t>
      </w:r>
      <w:r w:rsidR="006B5EE4" w:rsidRPr="001962ED">
        <w:rPr>
          <w:rFonts w:ascii="宋体" w:hAnsi="宋体" w:hint="eastAsia"/>
          <w:szCs w:val="21"/>
          <w:vertAlign w:val="subscript"/>
        </w:rPr>
        <w:t>i</w:t>
      </w:r>
      <w:r w:rsidR="006B5EE4">
        <w:rPr>
          <w:rFonts w:ascii="宋体" w:hAnsi="宋体" w:hint="eastAsia"/>
          <w:szCs w:val="21"/>
        </w:rPr>
        <w:t>的执行</w:t>
      </w:r>
      <w:r w:rsidR="00297F8E">
        <w:rPr>
          <w:rFonts w:ascii="宋体" w:hAnsi="宋体" w:hint="eastAsia"/>
          <w:szCs w:val="21"/>
        </w:rPr>
        <w:t>，如图8所示</w:t>
      </w:r>
      <w:r w:rsidR="00EC3A61">
        <w:rPr>
          <w:rFonts w:ascii="宋体" w:hAnsi="宋体" w:hint="eastAsia"/>
          <w:szCs w:val="21"/>
        </w:rPr>
        <w:t>。</w:t>
      </w:r>
      <w:r w:rsidR="000438FA">
        <w:rPr>
          <w:rFonts w:ascii="宋体" w:hAnsi="宋体" w:hint="eastAsia"/>
          <w:szCs w:val="21"/>
        </w:rPr>
        <w:t>任意ms</w:t>
      </w:r>
      <w:r w:rsidR="000438FA" w:rsidRPr="001962ED">
        <w:rPr>
          <w:rFonts w:ascii="宋体" w:hAnsi="宋体" w:hint="eastAsia"/>
          <w:szCs w:val="21"/>
          <w:vertAlign w:val="subscript"/>
        </w:rPr>
        <w:t>i</w:t>
      </w:r>
      <w:r w:rsidR="00EA336A">
        <w:rPr>
          <w:rFonts w:ascii="宋体" w:hAnsi="宋体" w:hint="eastAsia"/>
          <w:szCs w:val="21"/>
        </w:rPr>
        <w:t>都包括ON和OFF两个状态</w:t>
      </w:r>
      <w:r w:rsidR="00FA04A2">
        <w:rPr>
          <w:rFonts w:ascii="宋体" w:hAnsi="宋体" w:hint="eastAsia"/>
          <w:szCs w:val="21"/>
        </w:rPr>
        <w:t>，当状态从OFF</w:t>
      </w:r>
      <w:r w:rsidR="00063F42">
        <w:rPr>
          <w:rFonts w:ascii="宋体" w:hAnsi="宋体" w:hint="eastAsia"/>
          <w:szCs w:val="21"/>
        </w:rPr>
        <w:t>跳变为</w:t>
      </w:r>
      <w:r w:rsidR="00FA04A2">
        <w:rPr>
          <w:rFonts w:ascii="宋体" w:hAnsi="宋体" w:hint="eastAsia"/>
          <w:szCs w:val="21"/>
        </w:rPr>
        <w:t>ON时，对应的mci将执行。</w:t>
      </w:r>
      <w:r w:rsidR="007F00F9">
        <w:rPr>
          <w:rFonts w:ascii="宋体" w:hAnsi="宋体" w:hint="eastAsia"/>
          <w:szCs w:val="21"/>
        </w:rPr>
        <w:t>可以使用M区</w:t>
      </w:r>
      <w:r w:rsidR="00487A04">
        <w:rPr>
          <w:rFonts w:ascii="宋体" w:hAnsi="宋体" w:hint="eastAsia"/>
          <w:szCs w:val="21"/>
        </w:rPr>
        <w:t>数据作为控制标志，</w:t>
      </w:r>
      <w:r w:rsidR="00B01EB3">
        <w:rPr>
          <w:rFonts w:ascii="宋体" w:hAnsi="宋体" w:hint="eastAsia"/>
          <w:szCs w:val="21"/>
        </w:rPr>
        <w:t>MC中每个程序段都以M区中一位作为常开触点控制运行。</w:t>
      </w:r>
    </w:p>
    <w:p w:rsidR="00342DD8" w:rsidRDefault="001B05E4" w:rsidP="00342DD8">
      <w:pPr>
        <w:ind w:firstLineChars="200" w:firstLine="420"/>
        <w:jc w:val="center"/>
        <w:rPr>
          <w:rFonts w:ascii="宋体" w:hAnsi="宋体" w:hint="eastAsia"/>
          <w:szCs w:val="21"/>
        </w:rPr>
      </w:pPr>
      <w:r>
        <w:object w:dxaOrig="10676" w:dyaOrig="6587">
          <v:shape id="_x0000_i1036" type="#_x0000_t75" style="width:415.4pt;height:256.25pt" o:ole="">
            <v:imagedata r:id="rId29" o:title=""/>
          </v:shape>
          <o:OLEObject Type="Embed" ProgID="Visio.Drawing.11" ShapeID="_x0000_i1036" DrawAspect="Content" ObjectID="_1576311134" r:id="rId30"/>
        </w:object>
      </w:r>
      <w:r w:rsidR="007D0E20">
        <w:rPr>
          <w:rFonts w:ascii="宋体" w:hAnsi="宋体" w:hint="eastAsia"/>
          <w:szCs w:val="21"/>
        </w:rPr>
        <w:t>图 8 用标记控制程序模块执行示意图</w:t>
      </w:r>
    </w:p>
    <w:p w:rsidR="008D04BB" w:rsidRDefault="00F14793" w:rsidP="00D06658">
      <w:pPr>
        <w:ind w:firstLineChars="200" w:firstLine="420"/>
        <w:rPr>
          <w:rFonts w:ascii="宋体" w:hAnsi="宋体" w:hint="eastAsia"/>
          <w:szCs w:val="21"/>
        </w:rPr>
      </w:pPr>
      <w:r>
        <w:rPr>
          <w:rFonts w:ascii="宋体" w:hAnsi="宋体" w:hint="eastAsia"/>
          <w:szCs w:val="21"/>
        </w:rPr>
        <w:t>mc</w:t>
      </w:r>
      <w:r w:rsidRPr="00DF2DFC">
        <w:rPr>
          <w:rFonts w:ascii="宋体" w:hAnsi="宋体" w:hint="eastAsia"/>
          <w:szCs w:val="21"/>
          <w:vertAlign w:val="subscript"/>
        </w:rPr>
        <w:t>i</w:t>
      </w:r>
      <w:r w:rsidR="003D5E9E">
        <w:rPr>
          <w:rFonts w:ascii="宋体" w:hAnsi="宋体" w:hint="eastAsia"/>
          <w:szCs w:val="21"/>
        </w:rPr>
        <w:t>实现参数搬移、条件判断和底层算法调用。</w:t>
      </w:r>
      <w:r w:rsidR="006D6171">
        <w:rPr>
          <w:rFonts w:ascii="宋体" w:hAnsi="宋体" w:hint="eastAsia"/>
          <w:szCs w:val="21"/>
        </w:rPr>
        <w:t>m</w:t>
      </w:r>
      <w:r w:rsidR="008D04BB">
        <w:rPr>
          <w:rFonts w:ascii="宋体" w:hAnsi="宋体"/>
          <w:szCs w:val="21"/>
        </w:rPr>
        <w:t>c</w:t>
      </w:r>
      <w:r w:rsidR="008D04BB" w:rsidRPr="00BB6F80">
        <w:rPr>
          <w:rFonts w:ascii="宋体" w:hAnsi="宋体"/>
          <w:szCs w:val="21"/>
          <w:vertAlign w:val="subscript"/>
        </w:rPr>
        <w:t>i</w:t>
      </w:r>
      <w:r w:rsidR="006D6171">
        <w:rPr>
          <w:rFonts w:ascii="宋体" w:hAnsi="宋体" w:hint="eastAsia"/>
          <w:szCs w:val="21"/>
        </w:rPr>
        <w:t>最终</w:t>
      </w:r>
      <w:r w:rsidR="00544A2D">
        <w:rPr>
          <w:rFonts w:ascii="宋体" w:hAnsi="宋体" w:hint="eastAsia"/>
          <w:szCs w:val="21"/>
        </w:rPr>
        <w:t>将</w:t>
      </w:r>
      <w:r w:rsidR="006D6171">
        <w:rPr>
          <w:rFonts w:ascii="宋体" w:hAnsi="宋体" w:hint="eastAsia"/>
          <w:szCs w:val="21"/>
        </w:rPr>
        <w:t>调用</w:t>
      </w:r>
      <w:r w:rsidR="006F6AE2">
        <w:rPr>
          <w:rFonts w:ascii="宋体" w:hAnsi="宋体" w:hint="eastAsia"/>
          <w:szCs w:val="21"/>
        </w:rPr>
        <w:t>EA的子集EA</w:t>
      </w:r>
      <w:r w:rsidR="006F6AE2" w:rsidRPr="00C921E5">
        <w:rPr>
          <w:rFonts w:ascii="宋体" w:hAnsi="宋体" w:hint="eastAsia"/>
          <w:szCs w:val="21"/>
          <w:vertAlign w:val="subscript"/>
        </w:rPr>
        <w:t>j</w:t>
      </w:r>
      <w:r w:rsidR="00544A2D">
        <w:rPr>
          <w:rFonts w:ascii="宋体" w:hAnsi="宋体" w:hint="eastAsia"/>
          <w:szCs w:val="21"/>
        </w:rPr>
        <w:t>运行，</w:t>
      </w:r>
      <w:r w:rsidR="008B27CB">
        <w:rPr>
          <w:rFonts w:ascii="宋体" w:hAnsi="宋体" w:hint="eastAsia"/>
          <w:szCs w:val="21"/>
        </w:rPr>
        <w:t>运行前搬移参数到为EAD</w:t>
      </w:r>
      <w:r w:rsidR="008B27CB" w:rsidRPr="00E22C34">
        <w:rPr>
          <w:rFonts w:ascii="宋体" w:hAnsi="宋体" w:hint="eastAsia"/>
          <w:szCs w:val="21"/>
          <w:vertAlign w:val="subscript"/>
        </w:rPr>
        <w:t>j</w:t>
      </w:r>
      <w:r w:rsidR="008B27CB">
        <w:rPr>
          <w:rFonts w:ascii="宋体" w:hAnsi="宋体" w:hint="eastAsia"/>
          <w:szCs w:val="21"/>
        </w:rPr>
        <w:t>，并设置</w:t>
      </w:r>
      <w:r w:rsidR="00FA2F64">
        <w:rPr>
          <w:rFonts w:ascii="宋体" w:hAnsi="宋体" w:hint="eastAsia"/>
          <w:szCs w:val="21"/>
        </w:rPr>
        <w:t>EAS</w:t>
      </w:r>
      <w:r w:rsidR="0043639C" w:rsidRPr="00E22C34">
        <w:rPr>
          <w:rFonts w:ascii="宋体" w:hAnsi="宋体" w:hint="eastAsia"/>
          <w:szCs w:val="21"/>
          <w:vertAlign w:val="subscript"/>
        </w:rPr>
        <w:t>j</w:t>
      </w:r>
      <w:r w:rsidR="0043639C">
        <w:rPr>
          <w:rFonts w:ascii="宋体" w:hAnsi="宋体" w:hint="eastAsia"/>
          <w:szCs w:val="21"/>
        </w:rPr>
        <w:t>的T为ON</w:t>
      </w:r>
      <w:r w:rsidR="00E22C34">
        <w:rPr>
          <w:rFonts w:ascii="宋体" w:hAnsi="宋体" w:hint="eastAsia"/>
          <w:szCs w:val="21"/>
        </w:rPr>
        <w:t>。</w:t>
      </w:r>
    </w:p>
    <w:p w:rsidR="007E76E3" w:rsidRDefault="007E76E3" w:rsidP="007E76E3">
      <w:pPr>
        <w:ind w:firstLine="420"/>
        <w:rPr>
          <w:rFonts w:hint="eastAsia"/>
        </w:rPr>
      </w:pPr>
      <w:r>
        <w:rPr>
          <w:rFonts w:hint="eastAsia"/>
        </w:rPr>
        <w:t>除了逻辑控制外，</w:t>
      </w:r>
      <w:r w:rsidR="00754728">
        <w:rPr>
          <w:rFonts w:hint="eastAsia"/>
        </w:rPr>
        <w:t>控制程序中的</w:t>
      </w:r>
      <w:r>
        <w:rPr>
          <w:rFonts w:hint="eastAsia"/>
        </w:rPr>
        <w:t>运动控制功能</w:t>
      </w:r>
      <w:r w:rsidR="00754728">
        <w:rPr>
          <w:rFonts w:hint="eastAsia"/>
        </w:rPr>
        <w:t>通过循环方式被线程调用执行，</w:t>
      </w:r>
      <w:r>
        <w:rPr>
          <w:rFonts w:hint="eastAsia"/>
        </w:rPr>
        <w:t>包含以下几个步骤：</w:t>
      </w:r>
    </w:p>
    <w:p w:rsidR="00261859" w:rsidRDefault="007E76E3" w:rsidP="007E76E3">
      <w:pPr>
        <w:ind w:firstLine="420"/>
        <w:rPr>
          <w:rFonts w:hint="eastAsia"/>
        </w:rPr>
      </w:pPr>
      <w:r>
        <w:rPr>
          <w:rFonts w:hint="eastAsia"/>
        </w:rPr>
        <w:t>步骤</w:t>
      </w:r>
      <w:r>
        <w:rPr>
          <w:rFonts w:hint="eastAsia"/>
        </w:rPr>
        <w:t>1</w:t>
      </w:r>
      <w:r>
        <w:rPr>
          <w:rFonts w:hint="eastAsia"/>
        </w:rPr>
        <w:t>：遍历</w:t>
      </w:r>
      <w:r w:rsidR="002E7F84">
        <w:rPr>
          <w:rFonts w:hint="eastAsia"/>
        </w:rPr>
        <w:t>CNCTD</w:t>
      </w:r>
      <w:r w:rsidR="002E7F84">
        <w:rPr>
          <w:rFonts w:hint="eastAsia"/>
        </w:rPr>
        <w:t>，</w:t>
      </w:r>
      <w:r>
        <w:rPr>
          <w:rFonts w:hint="eastAsia"/>
        </w:rPr>
        <w:t>判断是否有</w:t>
      </w:r>
      <w:r w:rsidR="002E7F84">
        <w:rPr>
          <w:rFonts w:hint="eastAsia"/>
        </w:rPr>
        <w:t>挂起</w:t>
      </w:r>
      <w:r>
        <w:rPr>
          <w:rFonts w:hint="eastAsia"/>
        </w:rPr>
        <w:t>需要执行的数控指令；若有转步骤</w:t>
      </w:r>
      <w:r>
        <w:rPr>
          <w:rFonts w:hint="eastAsia"/>
        </w:rPr>
        <w:t>2</w:t>
      </w:r>
      <w:r>
        <w:rPr>
          <w:rFonts w:hint="eastAsia"/>
        </w:rPr>
        <w:t>，否则本次循环结束；</w:t>
      </w:r>
    </w:p>
    <w:p w:rsidR="007E76E3" w:rsidRDefault="007E76E3" w:rsidP="007E76E3">
      <w:pPr>
        <w:ind w:firstLine="420"/>
        <w:rPr>
          <w:rFonts w:hint="eastAsia"/>
        </w:rPr>
      </w:pPr>
      <w:r>
        <w:rPr>
          <w:rFonts w:hint="eastAsia"/>
        </w:rPr>
        <w:t>步骤</w:t>
      </w:r>
      <w:r>
        <w:rPr>
          <w:rFonts w:hint="eastAsia"/>
        </w:rPr>
        <w:t>2</w:t>
      </w:r>
      <w:r>
        <w:rPr>
          <w:rFonts w:hint="eastAsia"/>
        </w:rPr>
        <w:t>：将</w:t>
      </w:r>
      <w:r w:rsidR="006B17D6">
        <w:rPr>
          <w:rFonts w:ascii="宋体" w:hAnsi="宋体" w:hint="eastAsia"/>
          <w:szCs w:val="21"/>
        </w:rPr>
        <w:t>CNCPSD</w:t>
      </w:r>
      <w:r>
        <w:rPr>
          <w:rFonts w:hint="eastAsia"/>
        </w:rPr>
        <w:t>数据</w:t>
      </w:r>
      <w:r w:rsidR="00E46BB3">
        <w:rPr>
          <w:rFonts w:hint="eastAsia"/>
        </w:rPr>
        <w:t>按照约定格式</w:t>
      </w:r>
      <w:r>
        <w:rPr>
          <w:rFonts w:hint="eastAsia"/>
        </w:rPr>
        <w:t>搬移到</w:t>
      </w:r>
      <w:r w:rsidR="00D048FC">
        <w:rPr>
          <w:rFonts w:ascii="宋体" w:hAnsi="宋体" w:hint="eastAsia"/>
          <w:szCs w:val="21"/>
        </w:rPr>
        <w:t>EAPD</w:t>
      </w:r>
      <w:r>
        <w:rPr>
          <w:rFonts w:hint="eastAsia"/>
        </w:rPr>
        <w:t>；</w:t>
      </w:r>
    </w:p>
    <w:p w:rsidR="007E76E3" w:rsidRDefault="007E76E3" w:rsidP="007E76E3">
      <w:pPr>
        <w:ind w:firstLine="420"/>
        <w:rPr>
          <w:rFonts w:hint="eastAsia"/>
        </w:rPr>
      </w:pPr>
      <w:r>
        <w:rPr>
          <w:rFonts w:hint="eastAsia"/>
        </w:rPr>
        <w:t>步骤</w:t>
      </w:r>
      <w:r>
        <w:rPr>
          <w:rFonts w:hint="eastAsia"/>
        </w:rPr>
        <w:t>3</w:t>
      </w:r>
      <w:r>
        <w:rPr>
          <w:rFonts w:hint="eastAsia"/>
        </w:rPr>
        <w:t>：</w:t>
      </w:r>
      <w:r w:rsidR="000C031F">
        <w:rPr>
          <w:rFonts w:hint="eastAsia"/>
        </w:rPr>
        <w:t>设置</w:t>
      </w:r>
      <w:r w:rsidR="000C031F">
        <w:rPr>
          <w:rFonts w:ascii="宋体" w:hAnsi="宋体" w:hint="eastAsia"/>
          <w:szCs w:val="21"/>
        </w:rPr>
        <w:t>EAFD相应位，</w:t>
      </w:r>
      <w:r>
        <w:rPr>
          <w:rFonts w:hint="eastAsia"/>
        </w:rPr>
        <w:t>启动引擎算法执行</w:t>
      </w:r>
      <w:r w:rsidR="000C031F">
        <w:rPr>
          <w:rFonts w:hint="eastAsia"/>
        </w:rPr>
        <w:t>，同时清除</w:t>
      </w:r>
      <w:r w:rsidR="000C031F">
        <w:rPr>
          <w:rFonts w:hint="eastAsia"/>
        </w:rPr>
        <w:t>CNCTD</w:t>
      </w:r>
      <w:r w:rsidR="000C031F">
        <w:rPr>
          <w:rFonts w:hint="eastAsia"/>
        </w:rPr>
        <w:t>中挂起的标志位</w:t>
      </w:r>
      <w:r>
        <w:rPr>
          <w:rFonts w:hint="eastAsia"/>
        </w:rPr>
        <w:t>；</w:t>
      </w:r>
    </w:p>
    <w:p w:rsidR="007E76E3" w:rsidRDefault="007E76E3" w:rsidP="007E76E3">
      <w:pPr>
        <w:ind w:firstLineChars="200" w:firstLine="420"/>
        <w:rPr>
          <w:rFonts w:ascii="宋体" w:hAnsi="宋体" w:hint="eastAsia"/>
          <w:szCs w:val="21"/>
        </w:rPr>
      </w:pPr>
      <w:r>
        <w:rPr>
          <w:rFonts w:hint="eastAsia"/>
        </w:rPr>
        <w:t>步骤</w:t>
      </w:r>
      <w:r>
        <w:rPr>
          <w:rFonts w:hint="eastAsia"/>
        </w:rPr>
        <w:t>4</w:t>
      </w:r>
      <w:r>
        <w:rPr>
          <w:rFonts w:hint="eastAsia"/>
        </w:rPr>
        <w:t>：</w:t>
      </w:r>
      <w:r w:rsidR="000C031F">
        <w:rPr>
          <w:rFonts w:hint="eastAsia"/>
        </w:rPr>
        <w:t>每次循环都读取</w:t>
      </w:r>
      <w:r w:rsidR="000C031F">
        <w:rPr>
          <w:rFonts w:ascii="宋体" w:hAnsi="宋体" w:hint="eastAsia"/>
          <w:szCs w:val="21"/>
        </w:rPr>
        <w:t>EAFD中标记算法运行状态的位数据，</w:t>
      </w:r>
      <w:r w:rsidR="000C031F">
        <w:rPr>
          <w:rFonts w:hint="eastAsia"/>
        </w:rPr>
        <w:t>等待引擎算法执行结束标志。</w:t>
      </w:r>
      <w:r>
        <w:rPr>
          <w:rFonts w:hint="eastAsia"/>
        </w:rPr>
        <w:t>当结束后，</w:t>
      </w:r>
      <w:r w:rsidR="00EF5FF7">
        <w:rPr>
          <w:rFonts w:hint="eastAsia"/>
        </w:rPr>
        <w:t>进入步骤</w:t>
      </w:r>
      <w:r w:rsidR="00EF5FF7">
        <w:rPr>
          <w:rFonts w:hint="eastAsia"/>
        </w:rPr>
        <w:t>1</w:t>
      </w:r>
      <w:r w:rsidR="00EF5FF7">
        <w:rPr>
          <w:rFonts w:hint="eastAsia"/>
        </w:rPr>
        <w:t>，开始下一次循环。</w:t>
      </w:r>
    </w:p>
    <w:p w:rsidR="00443560" w:rsidRPr="00AB4291" w:rsidRDefault="00AB4291" w:rsidP="00AB4291">
      <w:pPr>
        <w:pStyle w:val="2"/>
        <w:numPr>
          <w:ilvl w:val="0"/>
          <w:numId w:val="2"/>
        </w:numPr>
        <w:rPr>
          <w:rFonts w:hint="eastAsia"/>
          <w:sz w:val="28"/>
        </w:rPr>
      </w:pPr>
      <w:r>
        <w:rPr>
          <w:rFonts w:hint="eastAsia"/>
          <w:sz w:val="28"/>
        </w:rPr>
        <w:t>多线程协同</w:t>
      </w:r>
      <w:r w:rsidRPr="00AB4291">
        <w:rPr>
          <w:rFonts w:hint="eastAsia"/>
          <w:sz w:val="28"/>
        </w:rPr>
        <w:t>运行</w:t>
      </w:r>
    </w:p>
    <w:p w:rsidR="00A209FC" w:rsidRDefault="00F97647" w:rsidP="00134FE0">
      <w:pPr>
        <w:ind w:firstLineChars="200" w:firstLine="420"/>
        <w:rPr>
          <w:rFonts w:hint="eastAsia"/>
        </w:rPr>
      </w:pPr>
      <w:r>
        <w:rPr>
          <w:rFonts w:hint="eastAsia"/>
        </w:rPr>
        <w:t>多个线程</w:t>
      </w:r>
      <w:r w:rsidR="00366A93">
        <w:rPr>
          <w:rFonts w:hint="eastAsia"/>
        </w:rPr>
        <w:t>协同完成控制任务，</w:t>
      </w:r>
      <w:r w:rsidR="00CB709A">
        <w:rPr>
          <w:rFonts w:hint="eastAsia"/>
        </w:rPr>
        <w:t>线程在系统启动时创建并被调度执行。</w:t>
      </w:r>
      <w:r w:rsidR="00A209FC">
        <w:rPr>
          <w:rFonts w:hint="eastAsia"/>
        </w:rPr>
        <w:t>通过信号量</w:t>
      </w:r>
      <w:r w:rsidR="00A209FC">
        <w:rPr>
          <w:rFonts w:hint="eastAsia"/>
        </w:rPr>
        <w:t>T1</w:t>
      </w:r>
      <w:r w:rsidR="00A209FC">
        <w:rPr>
          <w:rFonts w:hint="eastAsia"/>
        </w:rPr>
        <w:t>互斥和同步</w:t>
      </w:r>
      <w:r w:rsidR="00A209FC">
        <w:rPr>
          <w:rFonts w:hint="eastAsia"/>
        </w:rPr>
        <w:t>CNC</w:t>
      </w:r>
      <w:r w:rsidR="00A209FC">
        <w:rPr>
          <w:rFonts w:hint="eastAsia"/>
        </w:rPr>
        <w:t>线程及</w:t>
      </w:r>
      <w:r w:rsidR="00A209FC">
        <w:rPr>
          <w:rFonts w:hint="eastAsia"/>
        </w:rPr>
        <w:t>Control</w:t>
      </w:r>
      <w:r w:rsidR="00A209FC">
        <w:rPr>
          <w:rFonts w:hint="eastAsia"/>
        </w:rPr>
        <w:t>线程，通过信号量</w:t>
      </w:r>
      <w:r w:rsidR="00A209FC">
        <w:rPr>
          <w:rFonts w:hint="eastAsia"/>
        </w:rPr>
        <w:t>T2</w:t>
      </w:r>
      <w:r w:rsidR="00A209FC">
        <w:rPr>
          <w:rFonts w:hint="eastAsia"/>
        </w:rPr>
        <w:t>互斥和同步</w:t>
      </w:r>
      <w:r w:rsidR="00A209FC">
        <w:rPr>
          <w:rFonts w:hint="eastAsia"/>
        </w:rPr>
        <w:t>Control</w:t>
      </w:r>
      <w:r w:rsidR="00A209FC">
        <w:rPr>
          <w:rFonts w:hint="eastAsia"/>
        </w:rPr>
        <w:t>线程和</w:t>
      </w:r>
      <w:r w:rsidR="00A209FC">
        <w:rPr>
          <w:rFonts w:hint="eastAsia"/>
        </w:rPr>
        <w:t>Algorithm</w:t>
      </w:r>
      <w:r w:rsidR="00A209FC">
        <w:rPr>
          <w:rFonts w:hint="eastAsia"/>
        </w:rPr>
        <w:t>线程。</w:t>
      </w:r>
    </w:p>
    <w:p w:rsidR="00E97482" w:rsidRDefault="006F393B" w:rsidP="00134FE0">
      <w:pPr>
        <w:ind w:firstLineChars="200" w:firstLine="420"/>
        <w:rPr>
          <w:rFonts w:hint="eastAsia"/>
        </w:rPr>
      </w:pPr>
      <w:r>
        <w:rPr>
          <w:rFonts w:hint="eastAsia"/>
        </w:rPr>
        <w:t>CNC</w:t>
      </w:r>
      <w:r w:rsidR="001C2644">
        <w:rPr>
          <w:rFonts w:hint="eastAsia"/>
        </w:rPr>
        <w:t>线程包含以下几个步骤</w:t>
      </w:r>
      <w:r>
        <w:rPr>
          <w:rFonts w:hint="eastAsia"/>
        </w:rPr>
        <w:t>：</w:t>
      </w:r>
      <w:r w:rsidR="005C10DD">
        <w:rPr>
          <w:rFonts w:hint="eastAsia"/>
        </w:rPr>
        <w:t>步骤</w:t>
      </w:r>
      <w:r w:rsidR="005C10DD">
        <w:rPr>
          <w:rFonts w:hint="eastAsia"/>
        </w:rPr>
        <w:t>1</w:t>
      </w:r>
      <w:r w:rsidR="005C10DD">
        <w:rPr>
          <w:rFonts w:hint="eastAsia"/>
        </w:rPr>
        <w:t>：指令读取</w:t>
      </w:r>
      <w:r w:rsidR="00134FE0">
        <w:rPr>
          <w:rFonts w:hint="eastAsia"/>
        </w:rPr>
        <w:t>（</w:t>
      </w:r>
      <w:r w:rsidR="00134FE0">
        <w:rPr>
          <w:rFonts w:hint="eastAsia"/>
        </w:rPr>
        <w:t>p1</w:t>
      </w:r>
      <w:r w:rsidR="00134FE0">
        <w:rPr>
          <w:rFonts w:hint="eastAsia"/>
        </w:rPr>
        <w:t>）</w:t>
      </w:r>
      <w:r w:rsidR="00134FE0">
        <w:rPr>
          <w:rFonts w:hint="eastAsia"/>
        </w:rPr>
        <w:t>,</w:t>
      </w:r>
      <w:r w:rsidR="005C10DD">
        <w:rPr>
          <w:rFonts w:hint="eastAsia"/>
        </w:rPr>
        <w:t>步骤</w:t>
      </w:r>
      <w:r w:rsidR="005C10DD">
        <w:rPr>
          <w:rFonts w:hint="eastAsia"/>
        </w:rPr>
        <w:t>2</w:t>
      </w:r>
      <w:r w:rsidR="005C10DD">
        <w:rPr>
          <w:rFonts w:hint="eastAsia"/>
        </w:rPr>
        <w:t>：指令解析</w:t>
      </w:r>
      <w:r w:rsidR="00134FE0">
        <w:rPr>
          <w:rFonts w:hint="eastAsia"/>
        </w:rPr>
        <w:t>(p2)</w:t>
      </w:r>
      <w:r w:rsidR="00134FE0">
        <w:rPr>
          <w:rFonts w:hint="eastAsia"/>
        </w:rPr>
        <w:t>，</w:t>
      </w:r>
      <w:r w:rsidR="005C10DD">
        <w:rPr>
          <w:rFonts w:hint="eastAsia"/>
        </w:rPr>
        <w:t>步骤</w:t>
      </w:r>
      <w:r w:rsidR="005C10DD">
        <w:rPr>
          <w:rFonts w:hint="eastAsia"/>
        </w:rPr>
        <w:t>3</w:t>
      </w:r>
      <w:r w:rsidR="005C10DD">
        <w:rPr>
          <w:rFonts w:hint="eastAsia"/>
        </w:rPr>
        <w:t>：</w:t>
      </w:r>
      <w:r w:rsidR="009070FB">
        <w:rPr>
          <w:rFonts w:hint="eastAsia"/>
        </w:rPr>
        <w:t>获取执行令牌</w:t>
      </w:r>
      <w:r w:rsidR="00B478C0">
        <w:rPr>
          <w:rFonts w:hint="eastAsia"/>
        </w:rPr>
        <w:t>（</w:t>
      </w:r>
      <w:r w:rsidR="00B478C0">
        <w:rPr>
          <w:rStyle w:val="apple-style-span"/>
          <w:rFonts w:ascii="Arial" w:hAnsi="Arial" w:cs="Arial"/>
          <w:color w:val="05569D"/>
          <w:sz w:val="20"/>
          <w:shd w:val="clear" w:color="auto" w:fill="FFFFFF"/>
        </w:rPr>
        <w:t> </w:t>
      </w:r>
      <w:r w:rsidR="00B478C0" w:rsidRPr="007C7DA1">
        <w:rPr>
          <w:rStyle w:val="apple-style-span"/>
          <w:rFonts w:ascii="Arial" w:hAnsi="Arial" w:cs="Arial"/>
          <w:color w:val="05569D"/>
          <w:sz w:val="20"/>
          <w:shd w:val="clear" w:color="auto" w:fill="FFFFFF"/>
        </w:rPr>
        <w:t>token</w:t>
      </w:r>
      <w:r w:rsidR="00B478C0">
        <w:rPr>
          <w:rStyle w:val="apple-style-span"/>
          <w:rFonts w:ascii="Arial" w:hAnsi="Arial" w:cs="Arial" w:hint="eastAsia"/>
          <w:color w:val="05569D"/>
          <w:sz w:val="20"/>
          <w:shd w:val="clear" w:color="auto" w:fill="FFFFFF"/>
        </w:rPr>
        <w:t>）</w:t>
      </w:r>
      <w:r w:rsidR="00B478C0">
        <w:rPr>
          <w:rStyle w:val="apple-style-span"/>
          <w:rFonts w:ascii="Arial" w:hAnsi="Arial" w:cs="Arial" w:hint="eastAsia"/>
          <w:color w:val="05569D"/>
          <w:sz w:val="20"/>
          <w:shd w:val="clear" w:color="auto" w:fill="FFFFFF"/>
        </w:rPr>
        <w:t xml:space="preserve"> T1</w:t>
      </w:r>
      <w:r w:rsidR="00CA2939">
        <w:rPr>
          <w:rFonts w:hint="eastAsia"/>
        </w:rPr>
        <w:t>，步骤</w:t>
      </w:r>
      <w:r w:rsidR="00CA2939">
        <w:rPr>
          <w:rFonts w:hint="eastAsia"/>
        </w:rPr>
        <w:t>4</w:t>
      </w:r>
      <w:r w:rsidR="00CA2939">
        <w:rPr>
          <w:rFonts w:hint="eastAsia"/>
        </w:rPr>
        <w:t>：</w:t>
      </w:r>
      <w:r w:rsidR="005C10DD">
        <w:rPr>
          <w:rFonts w:hint="eastAsia"/>
        </w:rPr>
        <w:t>数据传送</w:t>
      </w:r>
      <w:r w:rsidR="00134FE0">
        <w:rPr>
          <w:rFonts w:hint="eastAsia"/>
        </w:rPr>
        <w:t>（</w:t>
      </w:r>
      <w:r w:rsidR="00CA2939">
        <w:rPr>
          <w:rFonts w:hint="eastAsia"/>
        </w:rPr>
        <w:t>p4</w:t>
      </w:r>
      <w:r w:rsidR="00134FE0">
        <w:rPr>
          <w:rFonts w:hint="eastAsia"/>
        </w:rPr>
        <w:t>）</w:t>
      </w:r>
      <w:r w:rsidR="00134FE0">
        <w:rPr>
          <w:rFonts w:hint="eastAsia"/>
        </w:rPr>
        <w:t>,</w:t>
      </w:r>
      <w:r w:rsidR="005C10DD">
        <w:rPr>
          <w:rFonts w:hint="eastAsia"/>
        </w:rPr>
        <w:t>步骤</w:t>
      </w:r>
      <w:r w:rsidR="00CA2939">
        <w:rPr>
          <w:rFonts w:hint="eastAsia"/>
        </w:rPr>
        <w:t>5</w:t>
      </w:r>
      <w:r w:rsidR="005C10DD">
        <w:rPr>
          <w:rFonts w:hint="eastAsia"/>
        </w:rPr>
        <w:t>：启动执行</w:t>
      </w:r>
      <w:r w:rsidR="00CA2939">
        <w:rPr>
          <w:rFonts w:hint="eastAsia"/>
        </w:rPr>
        <w:t>(p5</w:t>
      </w:r>
      <w:r w:rsidR="00134FE0">
        <w:rPr>
          <w:rFonts w:hint="eastAsia"/>
        </w:rPr>
        <w:t>)</w:t>
      </w:r>
      <w:r w:rsidR="005C10DD">
        <w:rPr>
          <w:rFonts w:hint="eastAsia"/>
        </w:rPr>
        <w:t>。</w:t>
      </w:r>
    </w:p>
    <w:p w:rsidR="0024173D" w:rsidRDefault="00B6769D" w:rsidP="00D47F8C">
      <w:pPr>
        <w:ind w:firstLine="420"/>
        <w:rPr>
          <w:rFonts w:hint="eastAsia"/>
        </w:rPr>
      </w:pPr>
      <w:r>
        <w:rPr>
          <w:rFonts w:hint="eastAsia"/>
        </w:rPr>
        <w:lastRenderedPageBreak/>
        <w:t>Control Thread</w:t>
      </w:r>
      <w:r w:rsidR="00DE07D5">
        <w:rPr>
          <w:rFonts w:hint="eastAsia"/>
        </w:rPr>
        <w:t>包含以下几个步骤：步骤</w:t>
      </w:r>
      <w:r w:rsidR="00DE07D5">
        <w:rPr>
          <w:rFonts w:hint="eastAsia"/>
        </w:rPr>
        <w:t>1</w:t>
      </w:r>
      <w:r w:rsidR="00DE07D5">
        <w:rPr>
          <w:rFonts w:hint="eastAsia"/>
        </w:rPr>
        <w:t>：</w:t>
      </w:r>
      <w:r w:rsidR="007E76E3">
        <w:rPr>
          <w:rFonts w:hint="eastAsia"/>
        </w:rPr>
        <w:t>逻辑控制（</w:t>
      </w:r>
      <w:r w:rsidR="007E76E3">
        <w:rPr>
          <w:rFonts w:hint="eastAsia"/>
        </w:rPr>
        <w:t>q1</w:t>
      </w:r>
      <w:r w:rsidR="007E76E3">
        <w:rPr>
          <w:rFonts w:hint="eastAsia"/>
        </w:rPr>
        <w:t>），步骤</w:t>
      </w:r>
      <w:r w:rsidR="007E76E3">
        <w:rPr>
          <w:rFonts w:hint="eastAsia"/>
        </w:rPr>
        <w:t>2:</w:t>
      </w:r>
      <w:r w:rsidR="00D37CDD">
        <w:rPr>
          <w:rFonts w:hint="eastAsia"/>
        </w:rPr>
        <w:t>遍历数控指令标志区，</w:t>
      </w:r>
      <w:r w:rsidR="00D2153A">
        <w:rPr>
          <w:rFonts w:hint="eastAsia"/>
        </w:rPr>
        <w:t>判断是否有需要执行的数控指令</w:t>
      </w:r>
      <w:r w:rsidR="007E76E3">
        <w:rPr>
          <w:rFonts w:hint="eastAsia"/>
        </w:rPr>
        <w:t>(q2)</w:t>
      </w:r>
      <w:r w:rsidR="00D2153A">
        <w:rPr>
          <w:rFonts w:hint="eastAsia"/>
        </w:rPr>
        <w:t>；</w:t>
      </w:r>
      <w:r w:rsidR="004D7DC1">
        <w:rPr>
          <w:rFonts w:hint="eastAsia"/>
        </w:rPr>
        <w:t>步骤</w:t>
      </w:r>
      <w:r w:rsidR="004D7DC1">
        <w:rPr>
          <w:rFonts w:hint="eastAsia"/>
        </w:rPr>
        <w:t>3</w:t>
      </w:r>
      <w:r w:rsidR="004D7DC1">
        <w:rPr>
          <w:rFonts w:hint="eastAsia"/>
        </w:rPr>
        <w:t>：获取执行令牌</w:t>
      </w:r>
      <w:r w:rsidR="006A7DFB">
        <w:rPr>
          <w:rFonts w:hint="eastAsia"/>
        </w:rPr>
        <w:t>T1</w:t>
      </w:r>
      <w:r w:rsidR="006A7DFB">
        <w:rPr>
          <w:rFonts w:hint="eastAsia"/>
        </w:rPr>
        <w:t>，</w:t>
      </w:r>
      <w:r w:rsidR="00BC3166">
        <w:rPr>
          <w:rFonts w:hint="eastAsia"/>
        </w:rPr>
        <w:t>T2</w:t>
      </w:r>
      <w:r w:rsidR="008E2AFD">
        <w:rPr>
          <w:rFonts w:hint="eastAsia"/>
        </w:rPr>
        <w:t>(q3)</w:t>
      </w:r>
      <w:r w:rsidR="004D7DC1">
        <w:rPr>
          <w:rFonts w:hint="eastAsia"/>
        </w:rPr>
        <w:t>，</w:t>
      </w:r>
      <w:r w:rsidR="00D2153A">
        <w:rPr>
          <w:rFonts w:hint="eastAsia"/>
        </w:rPr>
        <w:t>步骤</w:t>
      </w:r>
      <w:r w:rsidR="00170558">
        <w:rPr>
          <w:rFonts w:hint="eastAsia"/>
        </w:rPr>
        <w:t>4</w:t>
      </w:r>
      <w:r w:rsidR="00D2153A">
        <w:rPr>
          <w:rFonts w:hint="eastAsia"/>
        </w:rPr>
        <w:t>：</w:t>
      </w:r>
      <w:r w:rsidR="00BB0BBE">
        <w:rPr>
          <w:rFonts w:hint="eastAsia"/>
        </w:rPr>
        <w:t>将参数交换区数据搬移到引擎算法参数区</w:t>
      </w:r>
      <w:r w:rsidR="007E76E3">
        <w:rPr>
          <w:rFonts w:hint="eastAsia"/>
        </w:rPr>
        <w:t>(q</w:t>
      </w:r>
      <w:r w:rsidR="008E2AFD">
        <w:rPr>
          <w:rFonts w:hint="eastAsia"/>
        </w:rPr>
        <w:t>4</w:t>
      </w:r>
      <w:r w:rsidR="007E76E3">
        <w:rPr>
          <w:rFonts w:hint="eastAsia"/>
        </w:rPr>
        <w:t>),</w:t>
      </w:r>
      <w:r w:rsidR="00BB0BBE">
        <w:rPr>
          <w:rFonts w:hint="eastAsia"/>
        </w:rPr>
        <w:t>步骤</w:t>
      </w:r>
      <w:r w:rsidR="008E2AFD">
        <w:rPr>
          <w:rFonts w:hint="eastAsia"/>
        </w:rPr>
        <w:t>5</w:t>
      </w:r>
      <w:r w:rsidR="00BB0BBE">
        <w:rPr>
          <w:rFonts w:hint="eastAsia"/>
        </w:rPr>
        <w:t>：</w:t>
      </w:r>
      <w:r w:rsidR="0024173D">
        <w:rPr>
          <w:rFonts w:hint="eastAsia"/>
        </w:rPr>
        <w:t>启动引擎算法执行</w:t>
      </w:r>
      <w:r w:rsidR="005970D0">
        <w:rPr>
          <w:rFonts w:hint="eastAsia"/>
        </w:rPr>
        <w:t>，交还</w:t>
      </w:r>
      <w:r w:rsidR="005970D0">
        <w:rPr>
          <w:rFonts w:hint="eastAsia"/>
        </w:rPr>
        <w:t>T1</w:t>
      </w:r>
      <w:r w:rsidR="007E76E3">
        <w:rPr>
          <w:rFonts w:hint="eastAsia"/>
        </w:rPr>
        <w:t>(q</w:t>
      </w:r>
      <w:r w:rsidR="008E2AFD">
        <w:rPr>
          <w:rFonts w:hint="eastAsia"/>
        </w:rPr>
        <w:t>5</w:t>
      </w:r>
      <w:r w:rsidR="007E76E3">
        <w:rPr>
          <w:rFonts w:hint="eastAsia"/>
        </w:rPr>
        <w:t>)</w:t>
      </w:r>
      <w:r w:rsidR="00070760">
        <w:rPr>
          <w:rFonts w:hint="eastAsia"/>
        </w:rPr>
        <w:t>。</w:t>
      </w:r>
    </w:p>
    <w:p w:rsidR="007A1756" w:rsidRDefault="007A1756" w:rsidP="00D47F8C">
      <w:pPr>
        <w:ind w:firstLine="420"/>
        <w:rPr>
          <w:rFonts w:hint="eastAsia"/>
        </w:rPr>
      </w:pPr>
      <w:r>
        <w:rPr>
          <w:rFonts w:hint="eastAsia"/>
        </w:rPr>
        <w:t>Algorithm Thread</w:t>
      </w:r>
      <w:r>
        <w:rPr>
          <w:rFonts w:hint="eastAsia"/>
        </w:rPr>
        <w:t>包含以下几个步骤：</w:t>
      </w:r>
      <w:r w:rsidR="000D0A1F">
        <w:rPr>
          <w:rFonts w:hint="eastAsia"/>
        </w:rPr>
        <w:t>步骤</w:t>
      </w:r>
      <w:r w:rsidR="000D0A1F">
        <w:rPr>
          <w:rFonts w:hint="eastAsia"/>
        </w:rPr>
        <w:t>1</w:t>
      </w:r>
      <w:r w:rsidR="000D0A1F">
        <w:rPr>
          <w:rFonts w:hint="eastAsia"/>
        </w:rPr>
        <w:t>：遍历算法执行标志区，判断是否有算法需要执行（</w:t>
      </w:r>
      <w:r w:rsidR="000D0A1F">
        <w:rPr>
          <w:rFonts w:hint="eastAsia"/>
        </w:rPr>
        <w:t>s1</w:t>
      </w:r>
      <w:r w:rsidR="000D0A1F">
        <w:rPr>
          <w:rFonts w:hint="eastAsia"/>
        </w:rPr>
        <w:t>）；步骤</w:t>
      </w:r>
      <w:r w:rsidR="000D0A1F">
        <w:rPr>
          <w:rFonts w:hint="eastAsia"/>
        </w:rPr>
        <w:t>2</w:t>
      </w:r>
      <w:r w:rsidR="000D0A1F">
        <w:rPr>
          <w:rFonts w:hint="eastAsia"/>
        </w:rPr>
        <w:t>：</w:t>
      </w:r>
      <w:r w:rsidR="00202F17">
        <w:rPr>
          <w:rFonts w:hint="eastAsia"/>
        </w:rPr>
        <w:t>获取令牌</w:t>
      </w:r>
      <w:r w:rsidR="00202F17">
        <w:rPr>
          <w:rFonts w:hint="eastAsia"/>
        </w:rPr>
        <w:t>T2</w:t>
      </w:r>
      <w:r w:rsidR="00202F17">
        <w:rPr>
          <w:rFonts w:hint="eastAsia"/>
        </w:rPr>
        <w:t>，步骤</w:t>
      </w:r>
      <w:r w:rsidR="00202F17">
        <w:rPr>
          <w:rFonts w:hint="eastAsia"/>
        </w:rPr>
        <w:t>3</w:t>
      </w:r>
      <w:r w:rsidR="00202F17">
        <w:rPr>
          <w:rFonts w:hint="eastAsia"/>
        </w:rPr>
        <w:t>：</w:t>
      </w:r>
      <w:r w:rsidR="000D0A1F">
        <w:rPr>
          <w:rFonts w:hint="eastAsia"/>
        </w:rPr>
        <w:t>启动算法执行（</w:t>
      </w:r>
      <w:r w:rsidR="000D0A1F">
        <w:rPr>
          <w:rFonts w:hint="eastAsia"/>
        </w:rPr>
        <w:t>s</w:t>
      </w:r>
      <w:r w:rsidR="00202F17">
        <w:rPr>
          <w:rFonts w:hint="eastAsia"/>
        </w:rPr>
        <w:t>3</w:t>
      </w:r>
      <w:r w:rsidR="000D0A1F">
        <w:rPr>
          <w:rFonts w:hint="eastAsia"/>
        </w:rPr>
        <w:t>）；步骤</w:t>
      </w:r>
      <w:r w:rsidR="00202F17">
        <w:rPr>
          <w:rFonts w:hint="eastAsia"/>
        </w:rPr>
        <w:t>4</w:t>
      </w:r>
      <w:r w:rsidR="000D0A1F">
        <w:rPr>
          <w:rFonts w:hint="eastAsia"/>
        </w:rPr>
        <w:t>：等待执行机构执行结束</w:t>
      </w:r>
      <w:r w:rsidR="00BC3166">
        <w:rPr>
          <w:rFonts w:hint="eastAsia"/>
        </w:rPr>
        <w:t>，</w:t>
      </w:r>
      <w:r w:rsidR="00DD39B5">
        <w:rPr>
          <w:rFonts w:hint="eastAsia"/>
        </w:rPr>
        <w:t>结束后交还令牌</w:t>
      </w:r>
      <w:r w:rsidR="00DD39B5">
        <w:rPr>
          <w:rFonts w:hint="eastAsia"/>
        </w:rPr>
        <w:t>T2</w:t>
      </w:r>
      <w:r w:rsidR="000D0A1F">
        <w:rPr>
          <w:rFonts w:hint="eastAsia"/>
        </w:rPr>
        <w:t>(s</w:t>
      </w:r>
      <w:r w:rsidR="00202F17">
        <w:rPr>
          <w:rFonts w:hint="eastAsia"/>
        </w:rPr>
        <w:t>4</w:t>
      </w:r>
      <w:r w:rsidR="000D0A1F">
        <w:rPr>
          <w:rFonts w:hint="eastAsia"/>
        </w:rPr>
        <w:t>)</w:t>
      </w:r>
      <w:r w:rsidR="000D0A1F">
        <w:rPr>
          <w:rFonts w:hint="eastAsia"/>
        </w:rPr>
        <w:t>。</w:t>
      </w:r>
    </w:p>
    <w:p w:rsidR="007A1756" w:rsidRDefault="0031724A" w:rsidP="00AA4BF1">
      <w:pPr>
        <w:jc w:val="center"/>
        <w:rPr>
          <w:rFonts w:hint="eastAsia"/>
        </w:rPr>
      </w:pPr>
      <w:r>
        <w:object w:dxaOrig="16402" w:dyaOrig="3066">
          <v:shape id="_x0000_i1037" type="#_x0000_t75" style="width:446.8pt;height:83.3pt" o:ole="">
            <v:imagedata r:id="rId31" o:title=""/>
          </v:shape>
          <o:OLEObject Type="Embed" ProgID="Visio.Drawing.11" ShapeID="_x0000_i1037" DrawAspect="Content" ObjectID="_1576311135" r:id="rId32"/>
        </w:object>
      </w:r>
      <w:r w:rsidR="005342C6">
        <w:rPr>
          <w:rFonts w:hint="eastAsia"/>
        </w:rPr>
        <w:t>图</w:t>
      </w:r>
      <w:r w:rsidR="005342C6">
        <w:rPr>
          <w:rFonts w:hint="eastAsia"/>
        </w:rPr>
        <w:t xml:space="preserve">9 </w:t>
      </w:r>
      <w:r w:rsidR="005342C6">
        <w:rPr>
          <w:rFonts w:hint="eastAsia"/>
        </w:rPr>
        <w:t>三线程协同工作示意图</w:t>
      </w:r>
    </w:p>
    <w:p w:rsidR="00FA688C" w:rsidRDefault="00C92390" w:rsidP="00964C7C">
      <w:pPr>
        <w:ind w:firstLineChars="200" w:firstLine="420"/>
        <w:rPr>
          <w:rFonts w:ascii="宋体" w:hAnsi="宋体" w:hint="eastAsia"/>
          <w:szCs w:val="21"/>
        </w:rPr>
      </w:pPr>
      <w:r>
        <w:rPr>
          <w:rFonts w:hint="eastAsia"/>
        </w:rPr>
        <w:t xml:space="preserve">CNC Thread </w:t>
      </w:r>
      <w:r>
        <w:rPr>
          <w:rFonts w:hint="eastAsia"/>
        </w:rPr>
        <w:t>首先进入指令读取</w:t>
      </w:r>
      <w:r w:rsidR="00101820">
        <w:rPr>
          <w:rFonts w:hint="eastAsia"/>
        </w:rPr>
        <w:t>（</w:t>
      </w:r>
      <w:r w:rsidR="00101820">
        <w:rPr>
          <w:rFonts w:hint="eastAsia"/>
        </w:rPr>
        <w:t>p1</w:t>
      </w:r>
      <w:r w:rsidR="00101820">
        <w:rPr>
          <w:rFonts w:hint="eastAsia"/>
        </w:rPr>
        <w:t>），当有</w:t>
      </w:r>
      <w:r w:rsidR="000B772E">
        <w:rPr>
          <w:rFonts w:hint="eastAsia"/>
        </w:rPr>
        <w:t>需要处理的数控指令时，对指令进行解析（</w:t>
      </w:r>
      <w:r w:rsidR="000B772E">
        <w:rPr>
          <w:rFonts w:hint="eastAsia"/>
        </w:rPr>
        <w:t>p2</w:t>
      </w:r>
      <w:r w:rsidR="000B772E">
        <w:rPr>
          <w:rFonts w:hint="eastAsia"/>
        </w:rPr>
        <w:t>），</w:t>
      </w:r>
      <w:r w:rsidR="00563561">
        <w:rPr>
          <w:rFonts w:hint="eastAsia"/>
        </w:rPr>
        <w:t>然后尝试获取令牌</w:t>
      </w:r>
      <w:r w:rsidR="00563561">
        <w:rPr>
          <w:rFonts w:hint="eastAsia"/>
        </w:rPr>
        <w:t>T1</w:t>
      </w:r>
      <w:r w:rsidR="004E23E0">
        <w:rPr>
          <w:rFonts w:hint="eastAsia"/>
        </w:rPr>
        <w:t>（</w:t>
      </w:r>
      <w:r w:rsidR="004E23E0">
        <w:rPr>
          <w:rFonts w:hint="eastAsia"/>
        </w:rPr>
        <w:t>p3</w:t>
      </w:r>
      <w:r w:rsidR="004E23E0">
        <w:rPr>
          <w:rFonts w:hint="eastAsia"/>
        </w:rPr>
        <w:t>）</w:t>
      </w:r>
      <w:r w:rsidR="00563561">
        <w:rPr>
          <w:rFonts w:hint="eastAsia"/>
        </w:rPr>
        <w:t>，</w:t>
      </w:r>
      <w:r w:rsidR="00A677A0">
        <w:rPr>
          <w:rFonts w:hint="eastAsia"/>
        </w:rPr>
        <w:t>一旦获取成功后，</w:t>
      </w:r>
      <w:r w:rsidR="000B772E">
        <w:rPr>
          <w:rFonts w:hint="eastAsia"/>
        </w:rPr>
        <w:t>根据解析得到的信息完成数据搬移</w:t>
      </w:r>
      <w:r w:rsidR="00AD7A18">
        <w:rPr>
          <w:rFonts w:hint="eastAsia"/>
        </w:rPr>
        <w:t>（</w:t>
      </w:r>
      <w:r w:rsidR="00AD7A18">
        <w:rPr>
          <w:rFonts w:hint="eastAsia"/>
        </w:rPr>
        <w:t>p4</w:t>
      </w:r>
      <w:r w:rsidR="00AD7A18">
        <w:rPr>
          <w:rFonts w:hint="eastAsia"/>
        </w:rPr>
        <w:t>）</w:t>
      </w:r>
      <w:r w:rsidR="000B772E">
        <w:rPr>
          <w:rFonts w:hint="eastAsia"/>
        </w:rPr>
        <w:t>并</w:t>
      </w:r>
      <w:r w:rsidR="00261859">
        <w:rPr>
          <w:rFonts w:hint="eastAsia"/>
        </w:rPr>
        <w:t>将</w:t>
      </w:r>
      <w:r w:rsidR="00261859">
        <w:rPr>
          <w:rFonts w:ascii="宋体" w:hAnsi="宋体" w:hint="eastAsia"/>
          <w:szCs w:val="21"/>
        </w:rPr>
        <w:t>CNCTD中和指令对应的控制位置为ON</w:t>
      </w:r>
      <w:r w:rsidR="00AD7A18">
        <w:rPr>
          <w:rFonts w:ascii="宋体" w:hAnsi="宋体" w:hint="eastAsia"/>
          <w:szCs w:val="21"/>
        </w:rPr>
        <w:t>（p5）</w:t>
      </w:r>
      <w:r w:rsidR="003F475A">
        <w:rPr>
          <w:rFonts w:ascii="宋体" w:hAnsi="宋体" w:hint="eastAsia"/>
          <w:szCs w:val="21"/>
        </w:rPr>
        <w:t>，并将令牌T1交给Control Thread</w:t>
      </w:r>
      <w:r w:rsidR="006A7339">
        <w:rPr>
          <w:rFonts w:ascii="宋体" w:hAnsi="宋体" w:hint="eastAsia"/>
          <w:szCs w:val="21"/>
        </w:rPr>
        <w:t>,</w:t>
      </w:r>
      <w:r w:rsidR="006A6C08">
        <w:rPr>
          <w:rFonts w:ascii="宋体" w:hAnsi="宋体" w:hint="eastAsia"/>
          <w:szCs w:val="21"/>
        </w:rPr>
        <w:t>然后</w:t>
      </w:r>
      <w:r w:rsidR="004F1D59">
        <w:rPr>
          <w:rFonts w:ascii="宋体" w:hAnsi="宋体" w:hint="eastAsia"/>
          <w:szCs w:val="21"/>
        </w:rPr>
        <w:t>进入下一次循环。若无法获取信号量T1，则一直尝试获取，直到成功为止。</w:t>
      </w:r>
    </w:p>
    <w:p w:rsidR="00585A49" w:rsidRDefault="00585A49" w:rsidP="00964C7C">
      <w:pPr>
        <w:ind w:firstLineChars="200" w:firstLine="420"/>
        <w:rPr>
          <w:rFonts w:ascii="宋体" w:hAnsi="宋体" w:hint="eastAsia"/>
          <w:szCs w:val="21"/>
        </w:rPr>
      </w:pPr>
      <w:r>
        <w:rPr>
          <w:rFonts w:ascii="宋体" w:hAnsi="宋体" w:hint="eastAsia"/>
          <w:szCs w:val="21"/>
        </w:rPr>
        <w:t>在Control Thread中</w:t>
      </w:r>
      <w:r w:rsidR="00C45F0B">
        <w:rPr>
          <w:rFonts w:ascii="宋体" w:hAnsi="宋体" w:hint="eastAsia"/>
          <w:szCs w:val="21"/>
        </w:rPr>
        <w:t>除了完成逻辑控制（q1）外，不断遍历CNCTD区（q2），判断是否有需要执行的数控指令，若有则将</w:t>
      </w:r>
      <w:r w:rsidR="0053290E">
        <w:rPr>
          <w:rFonts w:ascii="宋体" w:hAnsi="宋体" w:hint="eastAsia"/>
          <w:szCs w:val="21"/>
        </w:rPr>
        <w:t>尝试获取令牌T1，T2</w:t>
      </w:r>
      <w:r w:rsidR="003F475A">
        <w:rPr>
          <w:rFonts w:ascii="宋体" w:hAnsi="宋体" w:hint="eastAsia"/>
          <w:szCs w:val="21"/>
        </w:rPr>
        <w:t>，</w:t>
      </w:r>
      <w:r w:rsidR="00861C05">
        <w:rPr>
          <w:rFonts w:ascii="宋体" w:hAnsi="宋体" w:hint="eastAsia"/>
          <w:szCs w:val="21"/>
        </w:rPr>
        <w:t>当获取令牌T1，T2后，</w:t>
      </w:r>
      <w:r w:rsidR="005E5907">
        <w:rPr>
          <w:rFonts w:ascii="宋体" w:hAnsi="宋体" w:hint="eastAsia"/>
          <w:szCs w:val="21"/>
        </w:rPr>
        <w:t>将</w:t>
      </w:r>
      <w:r w:rsidR="00C45F0B">
        <w:rPr>
          <w:rFonts w:ascii="宋体" w:hAnsi="宋体" w:hint="eastAsia"/>
          <w:szCs w:val="21"/>
        </w:rPr>
        <w:t>参数从</w:t>
      </w:r>
      <w:r w:rsidR="00E03387">
        <w:rPr>
          <w:rFonts w:ascii="宋体" w:hAnsi="宋体" w:hint="eastAsia"/>
          <w:szCs w:val="21"/>
        </w:rPr>
        <w:t>CNCPSD搬到EAPD（</w:t>
      </w:r>
      <w:r w:rsidR="005E5907">
        <w:rPr>
          <w:rFonts w:ascii="宋体" w:hAnsi="宋体" w:hint="eastAsia"/>
          <w:szCs w:val="21"/>
        </w:rPr>
        <w:t>q4</w:t>
      </w:r>
      <w:r w:rsidR="00E03387">
        <w:rPr>
          <w:rFonts w:ascii="宋体" w:hAnsi="宋体" w:hint="eastAsia"/>
          <w:szCs w:val="21"/>
        </w:rPr>
        <w:t>），</w:t>
      </w:r>
      <w:r w:rsidR="006A6C08">
        <w:rPr>
          <w:rFonts w:ascii="宋体" w:hAnsi="宋体" w:hint="eastAsia"/>
          <w:szCs w:val="21"/>
        </w:rPr>
        <w:t>然</w:t>
      </w:r>
      <w:r w:rsidR="00DC40DE">
        <w:rPr>
          <w:rFonts w:ascii="宋体" w:hAnsi="宋体" w:hint="eastAsia"/>
          <w:szCs w:val="21"/>
        </w:rPr>
        <w:t>后将</w:t>
      </w:r>
      <w:r w:rsidR="00747E30">
        <w:rPr>
          <w:rFonts w:ascii="宋体" w:hAnsi="宋体" w:hint="eastAsia"/>
          <w:szCs w:val="21"/>
        </w:rPr>
        <w:t>EAFD中和需调用算法对应的位设为ON,启动算法的执行。</w:t>
      </w:r>
      <w:r w:rsidR="005E5907">
        <w:rPr>
          <w:rFonts w:ascii="宋体" w:hAnsi="宋体" w:hint="eastAsia"/>
          <w:szCs w:val="21"/>
        </w:rPr>
        <w:t>并将令牌T1交还给CNC Thread，令牌T2交给Algorithm Thread。</w:t>
      </w:r>
      <w:r w:rsidR="0026378E">
        <w:rPr>
          <w:rFonts w:ascii="宋体" w:hAnsi="宋体" w:hint="eastAsia"/>
          <w:szCs w:val="21"/>
        </w:rPr>
        <w:t>当</w:t>
      </w:r>
      <w:r w:rsidR="00AD1C88">
        <w:rPr>
          <w:rFonts w:ascii="宋体" w:hAnsi="宋体" w:hint="eastAsia"/>
          <w:szCs w:val="21"/>
        </w:rPr>
        <w:t>有挂起的需处理的数控指令而没有获取</w:t>
      </w:r>
      <w:r w:rsidR="0026378E">
        <w:rPr>
          <w:rFonts w:ascii="宋体" w:hAnsi="宋体" w:hint="eastAsia"/>
          <w:szCs w:val="21"/>
        </w:rPr>
        <w:t>需要的令牌T1或T2时，Control Th</w:t>
      </w:r>
      <w:r w:rsidR="00AD1C88">
        <w:rPr>
          <w:rFonts w:ascii="宋体" w:hAnsi="宋体" w:hint="eastAsia"/>
          <w:szCs w:val="21"/>
        </w:rPr>
        <w:t>r</w:t>
      </w:r>
      <w:r w:rsidR="0026378E">
        <w:rPr>
          <w:rFonts w:ascii="宋体" w:hAnsi="宋体" w:hint="eastAsia"/>
          <w:szCs w:val="21"/>
        </w:rPr>
        <w:t>ead</w:t>
      </w:r>
      <w:r w:rsidR="00AD1C88">
        <w:rPr>
          <w:rFonts w:ascii="宋体" w:hAnsi="宋体" w:hint="eastAsia"/>
          <w:szCs w:val="21"/>
        </w:rPr>
        <w:t>一直重复执行</w:t>
      </w:r>
      <w:r w:rsidR="00A43E3E">
        <w:rPr>
          <w:rFonts w:ascii="宋体" w:hAnsi="宋体" w:hint="eastAsia"/>
          <w:szCs w:val="21"/>
        </w:rPr>
        <w:t>q1和q3，直到获取令牌T1和T2。</w:t>
      </w:r>
    </w:p>
    <w:p w:rsidR="00FD1694" w:rsidRPr="00FD1694" w:rsidRDefault="003A45D0" w:rsidP="00FD1694">
      <w:pPr>
        <w:ind w:firstLineChars="200" w:firstLine="420"/>
        <w:rPr>
          <w:rFonts w:ascii="宋体" w:hAnsi="宋体" w:hint="eastAsia"/>
          <w:szCs w:val="21"/>
        </w:rPr>
      </w:pPr>
      <w:r>
        <w:rPr>
          <w:rFonts w:hint="eastAsia"/>
        </w:rPr>
        <w:t>在</w:t>
      </w:r>
      <w:r>
        <w:rPr>
          <w:rFonts w:ascii="宋体" w:hAnsi="宋体" w:hint="eastAsia"/>
          <w:szCs w:val="21"/>
        </w:rPr>
        <w:t>Algorithm Thread中，首先一直遍历</w:t>
      </w:r>
      <w:r w:rsidR="00FF0964">
        <w:rPr>
          <w:rFonts w:ascii="宋体" w:hAnsi="宋体" w:hint="eastAsia"/>
          <w:szCs w:val="21"/>
        </w:rPr>
        <w:t>EAFD判断</w:t>
      </w:r>
      <w:r>
        <w:rPr>
          <w:rFonts w:ascii="宋体" w:hAnsi="宋体" w:hint="eastAsia"/>
          <w:szCs w:val="21"/>
        </w:rPr>
        <w:t>是否有算法执行（s1），</w:t>
      </w:r>
      <w:r w:rsidR="009A1009">
        <w:rPr>
          <w:rFonts w:ascii="宋体" w:hAnsi="宋体" w:hint="eastAsia"/>
          <w:szCs w:val="21"/>
        </w:rPr>
        <w:t>当有需要执行的算法则</w:t>
      </w:r>
      <w:r w:rsidR="002D31CC">
        <w:rPr>
          <w:rFonts w:ascii="宋体" w:hAnsi="宋体" w:hint="eastAsia"/>
          <w:szCs w:val="21"/>
        </w:rPr>
        <w:t>尝试获取令牌T2（s2）。</w:t>
      </w:r>
      <w:r w:rsidR="00A55F78">
        <w:rPr>
          <w:rFonts w:ascii="宋体" w:hAnsi="宋体" w:hint="eastAsia"/>
          <w:szCs w:val="21"/>
        </w:rPr>
        <w:t>当获取令牌T2后，</w:t>
      </w:r>
      <w:r w:rsidR="009A1009">
        <w:rPr>
          <w:rFonts w:ascii="宋体" w:hAnsi="宋体" w:hint="eastAsia"/>
          <w:szCs w:val="21"/>
        </w:rPr>
        <w:t>启动算法执行</w:t>
      </w:r>
      <w:r w:rsidR="00CE53DA">
        <w:rPr>
          <w:rFonts w:ascii="宋体" w:hAnsi="宋体" w:hint="eastAsia"/>
          <w:szCs w:val="21"/>
        </w:rPr>
        <w:t>（s</w:t>
      </w:r>
      <w:r w:rsidR="00A27403">
        <w:rPr>
          <w:rFonts w:ascii="宋体" w:hAnsi="宋体" w:hint="eastAsia"/>
          <w:szCs w:val="21"/>
        </w:rPr>
        <w:t>3</w:t>
      </w:r>
      <w:r w:rsidR="00CE53DA">
        <w:rPr>
          <w:rFonts w:ascii="宋体" w:hAnsi="宋体" w:hint="eastAsia"/>
          <w:szCs w:val="21"/>
        </w:rPr>
        <w:t>），向执行机构发出运行信号，并一直等待执行机构运行结束（s</w:t>
      </w:r>
      <w:r w:rsidR="00A27403">
        <w:rPr>
          <w:rFonts w:ascii="宋体" w:hAnsi="宋体" w:hint="eastAsia"/>
          <w:szCs w:val="21"/>
        </w:rPr>
        <w:t>4</w:t>
      </w:r>
      <w:r w:rsidR="00CE53DA">
        <w:rPr>
          <w:rFonts w:ascii="宋体" w:hAnsi="宋体" w:hint="eastAsia"/>
          <w:szCs w:val="21"/>
        </w:rPr>
        <w:t>），当运行机构结束后，</w:t>
      </w:r>
      <w:r w:rsidR="00F86FBC">
        <w:rPr>
          <w:rFonts w:ascii="宋体" w:hAnsi="宋体" w:hint="eastAsia"/>
          <w:szCs w:val="21"/>
        </w:rPr>
        <w:t>交还令牌T2</w:t>
      </w:r>
      <w:r w:rsidR="00FD1694">
        <w:rPr>
          <w:rFonts w:ascii="宋体" w:hAnsi="宋体" w:hint="eastAsia"/>
          <w:szCs w:val="21"/>
        </w:rPr>
        <w:t>。</w:t>
      </w:r>
    </w:p>
    <w:p w:rsidR="00DA3846" w:rsidRDefault="00DA3846" w:rsidP="00FA688C">
      <w:pPr>
        <w:ind w:firstLineChars="200" w:firstLine="420"/>
        <w:jc w:val="center"/>
        <w:rPr>
          <w:rFonts w:hint="eastAsia"/>
        </w:rPr>
      </w:pPr>
    </w:p>
    <w:p w:rsidR="00E62C21" w:rsidRDefault="00B165E1" w:rsidP="00FA688C">
      <w:pPr>
        <w:ind w:firstLineChars="200" w:firstLine="420"/>
        <w:jc w:val="center"/>
        <w:rPr>
          <w:rFonts w:hint="eastAsia"/>
        </w:rPr>
      </w:pPr>
      <w:r>
        <w:object w:dxaOrig="8295" w:dyaOrig="6339">
          <v:shape id="_x0000_i1038" type="#_x0000_t75" style="width:205.05pt;height:156.7pt" o:ole="">
            <v:imagedata r:id="rId33" o:title=""/>
          </v:shape>
          <o:OLEObject Type="Embed" ProgID="Visio.Drawing.11" ShapeID="_x0000_i1038" DrawAspect="Content" ObjectID="_1576311136" r:id="rId34"/>
        </w:object>
      </w:r>
    </w:p>
    <w:p w:rsidR="00217A38" w:rsidRDefault="00217A38" w:rsidP="00FA688C">
      <w:pPr>
        <w:ind w:firstLineChars="200" w:firstLine="420"/>
        <w:jc w:val="center"/>
        <w:rPr>
          <w:rFonts w:hint="eastAsia"/>
        </w:rPr>
      </w:pPr>
      <w:r>
        <w:rPr>
          <w:rFonts w:hint="eastAsia"/>
        </w:rPr>
        <w:t>图</w:t>
      </w:r>
      <w:r>
        <w:rPr>
          <w:rFonts w:hint="eastAsia"/>
        </w:rPr>
        <w:t xml:space="preserve">10 </w:t>
      </w:r>
      <w:r>
        <w:rPr>
          <w:rFonts w:hint="eastAsia"/>
        </w:rPr>
        <w:t>多线程间数据共享和互斥访问机制</w:t>
      </w:r>
    </w:p>
    <w:p w:rsidR="008800A6" w:rsidRDefault="001E56B4" w:rsidP="00045F8A">
      <w:pPr>
        <w:spacing w:line="276" w:lineRule="auto"/>
        <w:ind w:firstLineChars="200" w:firstLine="420"/>
        <w:rPr>
          <w:rFonts w:hint="eastAsia"/>
        </w:rPr>
      </w:pPr>
      <w:r>
        <w:rPr>
          <w:rFonts w:hint="eastAsia"/>
        </w:rPr>
        <w:t>线程间的数据共享是通过</w:t>
      </w:r>
      <w:r w:rsidR="00937030">
        <w:rPr>
          <w:rFonts w:hint="eastAsia"/>
        </w:rPr>
        <w:t>共享内存实现的，</w:t>
      </w:r>
      <w:r w:rsidR="00937030" w:rsidRPr="00937030">
        <w:rPr>
          <w:rFonts w:hint="eastAsia"/>
          <w:szCs w:val="21"/>
        </w:rPr>
        <w:t>为了</w:t>
      </w:r>
      <w:r w:rsidR="00937030">
        <w:rPr>
          <w:rFonts w:hint="eastAsia"/>
        </w:rPr>
        <w:t>保护数据和保证一致性，</w:t>
      </w:r>
      <w:r w:rsidR="00857351">
        <w:rPr>
          <w:rFonts w:hint="eastAsia"/>
        </w:rPr>
        <w:t>在同一个时刻必须避免不同线程对同一个数据进行</w:t>
      </w:r>
      <w:r w:rsidR="00E821F6">
        <w:rPr>
          <w:rFonts w:hint="eastAsia"/>
        </w:rPr>
        <w:t>操作</w:t>
      </w:r>
      <w:r w:rsidR="00FB5A35">
        <w:rPr>
          <w:rFonts w:hint="eastAsia"/>
        </w:rPr>
        <w:t>。</w:t>
      </w:r>
      <w:r w:rsidR="00C51FFF">
        <w:rPr>
          <w:rFonts w:hint="eastAsia"/>
        </w:rPr>
        <w:t>由于在我们系统中采用了分层的设计结构，只有相邻两层的线程间会操作相同的数据区，而且在交互时参数都采用了上层写，下层读的方式。</w:t>
      </w:r>
      <w:r w:rsidR="008E0D17">
        <w:rPr>
          <w:rFonts w:hint="eastAsia"/>
        </w:rPr>
        <w:t>在我们系统中，通过令牌</w:t>
      </w:r>
      <w:r w:rsidR="008E0D17">
        <w:rPr>
          <w:rFonts w:hint="eastAsia"/>
        </w:rPr>
        <w:t>T1</w:t>
      </w:r>
      <w:r w:rsidR="008E0D17">
        <w:rPr>
          <w:rFonts w:hint="eastAsia"/>
        </w:rPr>
        <w:t>实现对</w:t>
      </w:r>
      <w:r w:rsidR="008E0D17">
        <w:rPr>
          <w:rFonts w:hint="eastAsia"/>
        </w:rPr>
        <w:t>CNCPSD</w:t>
      </w:r>
      <w:r w:rsidR="008E0D17">
        <w:rPr>
          <w:rFonts w:hint="eastAsia"/>
        </w:rPr>
        <w:t>数据区的互斥操作，</w:t>
      </w:r>
      <w:r w:rsidR="00451375">
        <w:rPr>
          <w:rFonts w:hint="eastAsia"/>
        </w:rPr>
        <w:t>CNC Thread</w:t>
      </w:r>
      <w:r w:rsidR="00451375">
        <w:rPr>
          <w:rFonts w:hint="eastAsia"/>
        </w:rPr>
        <w:t>只有在获取令牌</w:t>
      </w:r>
      <w:r w:rsidR="00451375">
        <w:rPr>
          <w:rFonts w:hint="eastAsia"/>
        </w:rPr>
        <w:t>T1</w:t>
      </w:r>
      <w:r w:rsidR="00451375">
        <w:rPr>
          <w:rFonts w:hint="eastAsia"/>
        </w:rPr>
        <w:t>后，才能写</w:t>
      </w:r>
      <w:r w:rsidR="00451375">
        <w:rPr>
          <w:rFonts w:hint="eastAsia"/>
        </w:rPr>
        <w:t>CNCPSD</w:t>
      </w:r>
      <w:r w:rsidR="00451375">
        <w:rPr>
          <w:rFonts w:hint="eastAsia"/>
        </w:rPr>
        <w:t>，同样</w:t>
      </w:r>
      <w:r w:rsidR="00451375">
        <w:rPr>
          <w:rFonts w:hint="eastAsia"/>
        </w:rPr>
        <w:t>Control Thread</w:t>
      </w:r>
      <w:r w:rsidR="00451375">
        <w:rPr>
          <w:rFonts w:hint="eastAsia"/>
        </w:rPr>
        <w:t>线程只有获取令牌</w:t>
      </w:r>
      <w:r w:rsidR="00451375">
        <w:rPr>
          <w:rFonts w:hint="eastAsia"/>
        </w:rPr>
        <w:t>T1</w:t>
      </w:r>
      <w:r w:rsidR="00451375">
        <w:rPr>
          <w:rFonts w:hint="eastAsia"/>
        </w:rPr>
        <w:t>后才能读</w:t>
      </w:r>
      <w:r w:rsidR="00451375">
        <w:rPr>
          <w:rFonts w:hint="eastAsia"/>
        </w:rPr>
        <w:t>CNCPSD</w:t>
      </w:r>
      <w:r w:rsidR="00451375">
        <w:rPr>
          <w:rFonts w:hint="eastAsia"/>
        </w:rPr>
        <w:t>。</w:t>
      </w:r>
      <w:r w:rsidR="00BF38DD">
        <w:rPr>
          <w:rFonts w:hint="eastAsia"/>
        </w:rPr>
        <w:lastRenderedPageBreak/>
        <w:t>类似的，</w:t>
      </w:r>
      <w:r w:rsidR="00BF38DD">
        <w:rPr>
          <w:rFonts w:hint="eastAsia"/>
        </w:rPr>
        <w:t xml:space="preserve">Control Thread </w:t>
      </w:r>
      <w:r w:rsidR="00BF38DD">
        <w:rPr>
          <w:rFonts w:hint="eastAsia"/>
        </w:rPr>
        <w:t>和</w:t>
      </w:r>
      <w:r w:rsidR="00BF38DD">
        <w:rPr>
          <w:rFonts w:hint="eastAsia"/>
        </w:rPr>
        <w:t>Algorithm Thread</w:t>
      </w:r>
      <w:r w:rsidR="00BF38DD">
        <w:rPr>
          <w:rFonts w:hint="eastAsia"/>
        </w:rPr>
        <w:t>通过令牌</w:t>
      </w:r>
      <w:r w:rsidR="00BF38DD">
        <w:rPr>
          <w:rFonts w:hint="eastAsia"/>
        </w:rPr>
        <w:t>T2</w:t>
      </w:r>
      <w:r w:rsidR="00BF38DD">
        <w:rPr>
          <w:rFonts w:hint="eastAsia"/>
        </w:rPr>
        <w:t>实现了对</w:t>
      </w:r>
      <w:r w:rsidR="00BF38DD">
        <w:rPr>
          <w:rFonts w:hint="eastAsia"/>
        </w:rPr>
        <w:t>EAPD</w:t>
      </w:r>
      <w:r w:rsidR="00BF38DD">
        <w:rPr>
          <w:rFonts w:hint="eastAsia"/>
        </w:rPr>
        <w:t>数据区的互斥操作。</w:t>
      </w:r>
    </w:p>
    <w:p w:rsidR="001E56B4" w:rsidRDefault="001E56B4" w:rsidP="00937030">
      <w:pPr>
        <w:ind w:firstLineChars="200" w:firstLine="420"/>
        <w:rPr>
          <w:rFonts w:hint="eastAsia"/>
        </w:rPr>
      </w:pPr>
    </w:p>
    <w:p w:rsidR="00DA6B80" w:rsidRDefault="00DA6B80" w:rsidP="00B02CB5">
      <w:pPr>
        <w:pStyle w:val="2"/>
        <w:numPr>
          <w:ilvl w:val="0"/>
          <w:numId w:val="2"/>
        </w:numPr>
        <w:rPr>
          <w:rFonts w:hint="eastAsia"/>
          <w:sz w:val="28"/>
        </w:rPr>
      </w:pPr>
      <w:r>
        <w:rPr>
          <w:rFonts w:hint="eastAsia"/>
          <w:sz w:val="28"/>
        </w:rPr>
        <w:t>实例分析</w:t>
      </w:r>
    </w:p>
    <w:p w:rsidR="00971C8D" w:rsidRPr="006B7F1A" w:rsidRDefault="00971C8D" w:rsidP="00971C8D">
      <w:pPr>
        <w:pStyle w:val="3"/>
      </w:pPr>
      <w:r w:rsidRPr="006B7F1A">
        <w:t>7.1</w:t>
      </w:r>
      <w:r w:rsidRPr="006B7F1A">
        <w:rPr>
          <w:rFonts w:hint="eastAsia"/>
        </w:rPr>
        <w:t>实验设备</w:t>
      </w:r>
      <w:r>
        <w:rPr>
          <w:rFonts w:hint="eastAsia"/>
        </w:rPr>
        <w:t xml:space="preserve"> </w:t>
      </w:r>
      <w:r w:rsidRPr="006B7F1A">
        <w:rPr>
          <w:rFonts w:hint="eastAsia"/>
        </w:rPr>
        <w:t>介绍</w:t>
      </w:r>
    </w:p>
    <w:p w:rsidR="00971C8D" w:rsidRPr="006B7F1A" w:rsidRDefault="00971C8D" w:rsidP="00971C8D">
      <w:pPr>
        <w:spacing w:line="276" w:lineRule="auto"/>
        <w:ind w:firstLineChars="200" w:firstLine="420"/>
      </w:pPr>
      <w:r w:rsidRPr="006B7F1A">
        <w:rPr>
          <w:rFonts w:hint="eastAsia"/>
        </w:rPr>
        <w:t>本文采用全自动绕线机作为实验设备，如图</w:t>
      </w:r>
      <w:r w:rsidRPr="006B7F1A">
        <w:t>7</w:t>
      </w:r>
      <w:r w:rsidRPr="006B7F1A">
        <w:rPr>
          <w:rFonts w:hint="eastAsia"/>
        </w:rPr>
        <w:t>.1</w:t>
      </w:r>
      <w:r w:rsidRPr="006B7F1A">
        <w:rPr>
          <w:rFonts w:hint="eastAsia"/>
        </w:rPr>
        <w:t>，该绕线机采用</w:t>
      </w:r>
      <w:r w:rsidRPr="006B7F1A">
        <w:t>5</w:t>
      </w:r>
      <w:r w:rsidRPr="006B7F1A">
        <w:rPr>
          <w:rFonts w:hint="eastAsia"/>
        </w:rPr>
        <w:t>轴协同工作，外加</w:t>
      </w:r>
      <w:r w:rsidRPr="006B7F1A">
        <w:t>12</w:t>
      </w:r>
      <w:r w:rsidRPr="006B7F1A">
        <w:rPr>
          <w:rFonts w:hint="eastAsia"/>
        </w:rPr>
        <w:t>个气泵完成自动</w:t>
      </w:r>
      <w:r>
        <w:rPr>
          <w:rFonts w:hint="eastAsia"/>
        </w:rPr>
        <w:t>完成</w:t>
      </w:r>
      <w:r w:rsidRPr="006B7F1A">
        <w:rPr>
          <w:rFonts w:hint="eastAsia"/>
        </w:rPr>
        <w:t>排线、缠脚、剪线、装卸骨架等功能。</w:t>
      </w:r>
    </w:p>
    <w:p w:rsidR="00971C8D" w:rsidRPr="006B7F1A" w:rsidRDefault="00505DBC" w:rsidP="00971C8D">
      <w:pPr>
        <w:ind w:firstLineChars="200" w:firstLine="420"/>
        <w:jc w:val="center"/>
      </w:pPr>
      <w:r w:rsidRPr="006B7F1A">
        <w:rPr>
          <w:rFonts w:hint="eastAsia"/>
          <w:noProof/>
        </w:rPr>
        <w:drawing>
          <wp:inline distT="0" distB="0" distL="0" distR="0">
            <wp:extent cx="2092960" cy="2510155"/>
            <wp:effectExtent l="0" t="0" r="2540"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92960" cy="2510155"/>
                    </a:xfrm>
                    <a:prstGeom prst="rect">
                      <a:avLst/>
                    </a:prstGeom>
                    <a:noFill/>
                    <a:ln>
                      <a:noFill/>
                    </a:ln>
                  </pic:spPr>
                </pic:pic>
              </a:graphicData>
            </a:graphic>
          </wp:inline>
        </w:drawing>
      </w:r>
    </w:p>
    <w:p w:rsidR="00971C8D" w:rsidRPr="006B7F1A" w:rsidRDefault="00971C8D" w:rsidP="00971C8D">
      <w:pPr>
        <w:ind w:firstLineChars="200" w:firstLine="420"/>
        <w:jc w:val="center"/>
        <w:rPr>
          <w:szCs w:val="21"/>
        </w:rPr>
      </w:pPr>
      <w:r w:rsidRPr="006B7F1A">
        <w:rPr>
          <w:rFonts w:hint="eastAsia"/>
          <w:szCs w:val="21"/>
        </w:rPr>
        <w:t>图</w:t>
      </w:r>
      <w:r w:rsidRPr="006B7F1A">
        <w:rPr>
          <w:rFonts w:hint="eastAsia"/>
          <w:szCs w:val="21"/>
        </w:rPr>
        <w:t>7.1</w:t>
      </w:r>
      <w:r w:rsidRPr="006B7F1A">
        <w:rPr>
          <w:rFonts w:hint="eastAsia"/>
          <w:szCs w:val="21"/>
        </w:rPr>
        <w:t>绕线机外观</w:t>
      </w:r>
    </w:p>
    <w:p w:rsidR="00971C8D" w:rsidRPr="00CC0DFD" w:rsidRDefault="00971C8D" w:rsidP="00971C8D">
      <w:pPr>
        <w:ind w:firstLineChars="200" w:firstLine="420"/>
        <w:rPr>
          <w:rFonts w:hint="eastAsia"/>
          <w:szCs w:val="21"/>
        </w:rPr>
      </w:pPr>
      <w:r w:rsidRPr="006B7F1A">
        <w:rPr>
          <w:rFonts w:hint="eastAsia"/>
          <w:szCs w:val="21"/>
        </w:rPr>
        <w:t>绕线机</w:t>
      </w:r>
      <w:r w:rsidRPr="006B7F1A">
        <w:rPr>
          <w:szCs w:val="21"/>
        </w:rPr>
        <w:t>5</w:t>
      </w:r>
      <w:r w:rsidRPr="006B7F1A">
        <w:rPr>
          <w:rFonts w:hint="eastAsia"/>
          <w:szCs w:val="21"/>
        </w:rPr>
        <w:t>个运动轴分别为</w:t>
      </w:r>
      <w:r w:rsidRPr="006B7F1A">
        <w:rPr>
          <w:szCs w:val="21"/>
        </w:rPr>
        <w:t>X</w:t>
      </w:r>
      <w:r w:rsidRPr="006B7F1A">
        <w:rPr>
          <w:rFonts w:hint="eastAsia"/>
          <w:szCs w:val="21"/>
        </w:rPr>
        <w:t>、</w:t>
      </w:r>
      <w:r w:rsidRPr="006B7F1A">
        <w:rPr>
          <w:szCs w:val="21"/>
        </w:rPr>
        <w:t>Y</w:t>
      </w:r>
      <w:r w:rsidRPr="006B7F1A">
        <w:rPr>
          <w:rFonts w:hint="eastAsia"/>
          <w:szCs w:val="21"/>
        </w:rPr>
        <w:t>、</w:t>
      </w:r>
      <w:r w:rsidRPr="006B7F1A">
        <w:rPr>
          <w:szCs w:val="21"/>
        </w:rPr>
        <w:t>Z</w:t>
      </w:r>
      <w:r w:rsidRPr="006B7F1A">
        <w:rPr>
          <w:rFonts w:hint="eastAsia"/>
          <w:szCs w:val="21"/>
        </w:rPr>
        <w:t>、</w:t>
      </w:r>
      <w:r w:rsidRPr="006B7F1A">
        <w:rPr>
          <w:szCs w:val="21"/>
        </w:rPr>
        <w:t>U</w:t>
      </w:r>
      <w:r w:rsidRPr="006B7F1A">
        <w:rPr>
          <w:rFonts w:hint="eastAsia"/>
          <w:szCs w:val="21"/>
        </w:rPr>
        <w:t>、</w:t>
      </w:r>
      <w:r w:rsidRPr="006B7F1A">
        <w:rPr>
          <w:szCs w:val="21"/>
        </w:rPr>
        <w:t>Q</w:t>
      </w:r>
      <w:r w:rsidRPr="006B7F1A">
        <w:rPr>
          <w:rFonts w:hint="eastAsia"/>
          <w:szCs w:val="21"/>
        </w:rPr>
        <w:t>轴。其中</w:t>
      </w:r>
      <w:r w:rsidRPr="006B7F1A">
        <w:rPr>
          <w:szCs w:val="21"/>
        </w:rPr>
        <w:t>X</w:t>
      </w:r>
      <w:r w:rsidRPr="006B7F1A">
        <w:rPr>
          <w:rFonts w:hint="eastAsia"/>
          <w:szCs w:val="21"/>
        </w:rPr>
        <w:t>、</w:t>
      </w:r>
      <w:r w:rsidRPr="006B7F1A">
        <w:rPr>
          <w:szCs w:val="21"/>
        </w:rPr>
        <w:t>Y</w:t>
      </w:r>
      <w:r w:rsidRPr="006B7F1A">
        <w:rPr>
          <w:rFonts w:hint="eastAsia"/>
          <w:szCs w:val="21"/>
        </w:rPr>
        <w:t>、</w:t>
      </w:r>
      <w:r w:rsidRPr="006B7F1A">
        <w:rPr>
          <w:szCs w:val="21"/>
        </w:rPr>
        <w:t>Z</w:t>
      </w:r>
      <w:r w:rsidRPr="006B7F1A">
        <w:rPr>
          <w:rFonts w:hint="eastAsia"/>
          <w:szCs w:val="21"/>
        </w:rPr>
        <w:t>轴负责排线进给和缠线操作，执行部件为伺服电机；</w:t>
      </w:r>
      <w:r w:rsidRPr="006B7F1A">
        <w:rPr>
          <w:szCs w:val="21"/>
        </w:rPr>
        <w:t>U</w:t>
      </w:r>
      <w:r w:rsidRPr="006B7F1A">
        <w:rPr>
          <w:rFonts w:hint="eastAsia"/>
          <w:szCs w:val="21"/>
        </w:rPr>
        <w:t>轴为主轴，负责缠绕，执行部件为伺服电机；</w:t>
      </w:r>
      <w:r w:rsidRPr="006B7F1A">
        <w:rPr>
          <w:szCs w:val="21"/>
        </w:rPr>
        <w:t>Q</w:t>
      </w:r>
      <w:r w:rsidRPr="006B7F1A">
        <w:rPr>
          <w:rFonts w:hint="eastAsia"/>
          <w:szCs w:val="21"/>
        </w:rPr>
        <w:t>轴负责控制绕线角度，执行部件为步进电机。</w:t>
      </w:r>
      <w:r w:rsidRPr="006B7F1A">
        <w:rPr>
          <w:szCs w:val="21"/>
        </w:rPr>
        <w:t>12</w:t>
      </w:r>
      <w:r w:rsidRPr="006B7F1A">
        <w:rPr>
          <w:rFonts w:hint="eastAsia"/>
          <w:szCs w:val="21"/>
        </w:rPr>
        <w:t>个气泵，每一个对应一个</w:t>
      </w:r>
      <w:r w:rsidRPr="006B7F1A">
        <w:rPr>
          <w:rFonts w:hint="eastAsia"/>
          <w:szCs w:val="21"/>
        </w:rPr>
        <w:t>PLC</w:t>
      </w:r>
      <w:r w:rsidRPr="006B7F1A">
        <w:rPr>
          <w:rFonts w:hint="eastAsia"/>
          <w:szCs w:val="21"/>
        </w:rPr>
        <w:t>的输出控制，并由气压驱动。</w:t>
      </w:r>
    </w:p>
    <w:p w:rsidR="00971C8D" w:rsidRPr="006B7F1A" w:rsidRDefault="00971C8D" w:rsidP="00971C8D">
      <w:pPr>
        <w:ind w:firstLineChars="200" w:firstLine="420"/>
        <w:rPr>
          <w:szCs w:val="21"/>
        </w:rPr>
      </w:pPr>
      <w:r w:rsidRPr="006B7F1A">
        <w:rPr>
          <w:rFonts w:hint="eastAsia"/>
        </w:rPr>
        <w:t>绕线机控制器采用我们自主研发的带运动控制的嵌入式</w:t>
      </w:r>
      <w:r w:rsidRPr="006B7F1A">
        <w:t xml:space="preserve">PLC </w:t>
      </w:r>
      <w:r w:rsidRPr="006B7F1A">
        <w:rPr>
          <w:szCs w:val="21"/>
        </w:rPr>
        <w:t>CASS-PLCA149B</w:t>
      </w:r>
      <w:r w:rsidRPr="006B7F1A">
        <w:rPr>
          <w:rFonts w:hint="eastAsia"/>
          <w:szCs w:val="21"/>
        </w:rPr>
        <w:t>，如图</w:t>
      </w:r>
      <w:r w:rsidRPr="006B7F1A">
        <w:rPr>
          <w:rFonts w:hint="eastAsia"/>
          <w:szCs w:val="21"/>
        </w:rPr>
        <w:t>7.</w:t>
      </w:r>
      <w:r w:rsidRPr="006B7F1A">
        <w:rPr>
          <w:szCs w:val="21"/>
        </w:rPr>
        <w:t>2</w:t>
      </w:r>
      <w:r w:rsidRPr="006B7F1A">
        <w:rPr>
          <w:rFonts w:hint="eastAsia"/>
          <w:szCs w:val="21"/>
        </w:rPr>
        <w:t>所示。控制器采用了双处理器结构</w:t>
      </w:r>
      <w:r>
        <w:rPr>
          <w:rFonts w:hint="eastAsia"/>
          <w:szCs w:val="21"/>
        </w:rPr>
        <w:t>，由两颗</w:t>
      </w:r>
      <w:r>
        <w:rPr>
          <w:rFonts w:hint="eastAsia"/>
          <w:szCs w:val="21"/>
        </w:rPr>
        <w:t>STM32 CortexM3</w:t>
      </w:r>
      <w:r>
        <w:rPr>
          <w:rFonts w:hint="eastAsia"/>
          <w:szCs w:val="21"/>
        </w:rPr>
        <w:t>芯片构成</w:t>
      </w:r>
      <w:r>
        <w:rPr>
          <w:rFonts w:hint="eastAsia"/>
          <w:szCs w:val="21"/>
        </w:rPr>
        <w:t>PLC</w:t>
      </w:r>
      <w:r>
        <w:rPr>
          <w:rFonts w:hint="eastAsia"/>
          <w:szCs w:val="21"/>
        </w:rPr>
        <w:t>处理系统</w:t>
      </w:r>
      <w:r w:rsidRPr="006B7F1A">
        <w:rPr>
          <w:rFonts w:hint="eastAsia"/>
          <w:szCs w:val="21"/>
        </w:rPr>
        <w:t>，有</w:t>
      </w:r>
      <w:r w:rsidRPr="006B7F1A">
        <w:rPr>
          <w:szCs w:val="21"/>
        </w:rPr>
        <w:t>32</w:t>
      </w:r>
      <w:r w:rsidRPr="006B7F1A">
        <w:rPr>
          <w:rFonts w:hint="eastAsia"/>
          <w:szCs w:val="21"/>
        </w:rPr>
        <w:t>个输入</w:t>
      </w:r>
      <w:r>
        <w:rPr>
          <w:rFonts w:hint="eastAsia"/>
          <w:szCs w:val="21"/>
        </w:rPr>
        <w:t>点、</w:t>
      </w:r>
      <w:r w:rsidRPr="006B7F1A">
        <w:rPr>
          <w:szCs w:val="21"/>
        </w:rPr>
        <w:t>32</w:t>
      </w:r>
      <w:r w:rsidRPr="006B7F1A">
        <w:rPr>
          <w:rFonts w:hint="eastAsia"/>
          <w:szCs w:val="21"/>
        </w:rPr>
        <w:t>个输出</w:t>
      </w:r>
      <w:r>
        <w:rPr>
          <w:rFonts w:hint="eastAsia"/>
          <w:szCs w:val="21"/>
        </w:rPr>
        <w:t>点和</w:t>
      </w:r>
      <w:r w:rsidRPr="006B7F1A">
        <w:rPr>
          <w:szCs w:val="21"/>
        </w:rPr>
        <w:t>6</w:t>
      </w:r>
      <w:r>
        <w:rPr>
          <w:rFonts w:hint="eastAsia"/>
          <w:szCs w:val="21"/>
        </w:rPr>
        <w:t>个</w:t>
      </w:r>
      <w:r w:rsidRPr="006B7F1A">
        <w:rPr>
          <w:rFonts w:hint="eastAsia"/>
          <w:szCs w:val="21"/>
        </w:rPr>
        <w:t>电机</w:t>
      </w:r>
      <w:r>
        <w:rPr>
          <w:rFonts w:hint="eastAsia"/>
          <w:szCs w:val="21"/>
        </w:rPr>
        <w:t>接口</w:t>
      </w:r>
      <w:r w:rsidRPr="006B7F1A">
        <w:rPr>
          <w:rFonts w:hint="eastAsia"/>
          <w:szCs w:val="21"/>
        </w:rPr>
        <w:t>。</w:t>
      </w:r>
      <w:r>
        <w:rPr>
          <w:rFonts w:hint="eastAsia"/>
          <w:szCs w:val="21"/>
        </w:rPr>
        <w:t>电机由主从处理器协同完成控制，</w:t>
      </w:r>
      <w:r>
        <w:rPr>
          <w:rFonts w:hint="eastAsia"/>
          <w:szCs w:val="21"/>
        </w:rPr>
        <w:t>CNC</w:t>
      </w:r>
      <w:r>
        <w:rPr>
          <w:rFonts w:hint="eastAsia"/>
          <w:szCs w:val="21"/>
        </w:rPr>
        <w:t>程序、控制程序和运动控制算法运行在主处理器，主处理器根据要完成的运动向从处理器发出运动参数，并启动从处理器。从处理器根据运行参数发出</w:t>
      </w:r>
      <w:r>
        <w:rPr>
          <w:rFonts w:hint="eastAsia"/>
          <w:szCs w:val="21"/>
        </w:rPr>
        <w:t>PWM</w:t>
      </w:r>
      <w:r>
        <w:rPr>
          <w:rFonts w:hint="eastAsia"/>
          <w:szCs w:val="21"/>
        </w:rPr>
        <w:t>脉冲信号、电机使能信号，驱动电机执行。</w:t>
      </w:r>
    </w:p>
    <w:p w:rsidR="00971C8D" w:rsidRPr="006B7F1A" w:rsidRDefault="00505DBC" w:rsidP="00971C8D">
      <w:pPr>
        <w:widowControl/>
        <w:jc w:val="center"/>
        <w:rPr>
          <w:rFonts w:ascii="宋体" w:cs="宋体"/>
          <w:kern w:val="0"/>
          <w:sz w:val="24"/>
          <w:szCs w:val="24"/>
        </w:rPr>
      </w:pPr>
      <w:r w:rsidRPr="006B7F1A">
        <w:rPr>
          <w:rFonts w:ascii="宋体" w:cs="宋体" w:hint="eastAsia"/>
          <w:noProof/>
          <w:kern w:val="0"/>
          <w:sz w:val="24"/>
          <w:szCs w:val="24"/>
        </w:rPr>
        <w:drawing>
          <wp:inline distT="0" distB="0" distL="0" distR="0">
            <wp:extent cx="3648710" cy="1577975"/>
            <wp:effectExtent l="0" t="0" r="889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710" cy="1577975"/>
                    </a:xfrm>
                    <a:prstGeom prst="rect">
                      <a:avLst/>
                    </a:prstGeom>
                    <a:noFill/>
                    <a:ln>
                      <a:noFill/>
                    </a:ln>
                  </pic:spPr>
                </pic:pic>
              </a:graphicData>
            </a:graphic>
          </wp:inline>
        </w:drawing>
      </w:r>
    </w:p>
    <w:p w:rsidR="00971C8D" w:rsidRPr="00B0172C" w:rsidRDefault="00971C8D" w:rsidP="00971C8D">
      <w:pPr>
        <w:jc w:val="center"/>
        <w:rPr>
          <w:rFonts w:hint="eastAsia"/>
        </w:rPr>
      </w:pPr>
      <w:r w:rsidRPr="006B7F1A">
        <w:rPr>
          <w:rFonts w:hint="eastAsia"/>
          <w:szCs w:val="21"/>
        </w:rPr>
        <w:t>图</w:t>
      </w:r>
      <w:r w:rsidRPr="006B7F1A">
        <w:rPr>
          <w:rFonts w:hint="eastAsia"/>
          <w:szCs w:val="21"/>
        </w:rPr>
        <w:t>7.</w:t>
      </w:r>
      <w:r w:rsidRPr="006B7F1A">
        <w:rPr>
          <w:szCs w:val="21"/>
        </w:rPr>
        <w:t>2 CASS-PLCA149B</w:t>
      </w:r>
    </w:p>
    <w:p w:rsidR="00971C8D" w:rsidRPr="006B7F1A" w:rsidRDefault="00971C8D" w:rsidP="00971C8D">
      <w:pPr>
        <w:pStyle w:val="3"/>
      </w:pPr>
      <w:r w:rsidRPr="006B7F1A">
        <w:lastRenderedPageBreak/>
        <w:t>7.</w:t>
      </w:r>
      <w:r>
        <w:rPr>
          <w:rFonts w:hint="eastAsia"/>
        </w:rPr>
        <w:t>2</w:t>
      </w:r>
      <w:r w:rsidRPr="006B7F1A">
        <w:rPr>
          <w:rFonts w:hint="eastAsia"/>
        </w:rPr>
        <w:t>绕线机动作分析</w:t>
      </w:r>
    </w:p>
    <w:p w:rsidR="00971C8D" w:rsidRDefault="00971C8D" w:rsidP="00971C8D">
      <w:pPr>
        <w:ind w:firstLineChars="200" w:firstLine="420"/>
        <w:rPr>
          <w:rFonts w:hint="eastAsia"/>
          <w:szCs w:val="21"/>
        </w:rPr>
      </w:pPr>
      <w:r>
        <w:rPr>
          <w:rFonts w:hint="eastAsia"/>
          <w:szCs w:val="21"/>
        </w:rPr>
        <w:t>本文主要目的是运动控制，因此这里只考虑由电机完成的运动，不包括气泵完成的运动。绕线机在完成绕制线圈的过程中包括以下几个动作：</w:t>
      </w:r>
    </w:p>
    <w:p w:rsidR="00971C8D" w:rsidRPr="006B7F1A" w:rsidRDefault="00971C8D" w:rsidP="00971C8D">
      <w:pPr>
        <w:numPr>
          <w:ilvl w:val="0"/>
          <w:numId w:val="49"/>
        </w:numPr>
        <w:rPr>
          <w:rFonts w:hint="eastAsia"/>
          <w:szCs w:val="21"/>
        </w:rPr>
      </w:pPr>
      <w:r w:rsidRPr="006B7F1A">
        <w:rPr>
          <w:rFonts w:hint="eastAsia"/>
          <w:szCs w:val="21"/>
        </w:rPr>
        <w:t>复位：</w:t>
      </w:r>
      <w:r w:rsidRPr="006B7F1A">
        <w:rPr>
          <w:rFonts w:hint="eastAsia"/>
          <w:szCs w:val="21"/>
        </w:rPr>
        <w:t>X</w:t>
      </w:r>
      <w:r w:rsidRPr="006B7F1A">
        <w:rPr>
          <w:rFonts w:hint="eastAsia"/>
          <w:szCs w:val="21"/>
        </w:rPr>
        <w:t>轴，</w:t>
      </w:r>
      <w:r w:rsidRPr="006B7F1A">
        <w:rPr>
          <w:rFonts w:hint="eastAsia"/>
          <w:szCs w:val="21"/>
        </w:rPr>
        <w:t>Y</w:t>
      </w:r>
      <w:r w:rsidRPr="006B7F1A">
        <w:rPr>
          <w:rFonts w:hint="eastAsia"/>
          <w:szCs w:val="21"/>
        </w:rPr>
        <w:t>轴，</w:t>
      </w:r>
      <w:r w:rsidRPr="006B7F1A">
        <w:rPr>
          <w:rFonts w:hint="eastAsia"/>
          <w:szCs w:val="21"/>
        </w:rPr>
        <w:t>Z</w:t>
      </w:r>
      <w:r w:rsidRPr="006B7F1A">
        <w:rPr>
          <w:rFonts w:hint="eastAsia"/>
          <w:szCs w:val="21"/>
        </w:rPr>
        <w:t>轴，</w:t>
      </w:r>
      <w:r w:rsidRPr="006B7F1A">
        <w:rPr>
          <w:rFonts w:hint="eastAsia"/>
          <w:szCs w:val="21"/>
        </w:rPr>
        <w:t>U</w:t>
      </w:r>
      <w:r w:rsidRPr="006B7F1A">
        <w:rPr>
          <w:rFonts w:hint="eastAsia"/>
          <w:szCs w:val="21"/>
        </w:rPr>
        <w:t>轴，</w:t>
      </w:r>
      <w:r w:rsidRPr="006B7F1A">
        <w:rPr>
          <w:rFonts w:hint="eastAsia"/>
          <w:szCs w:val="21"/>
        </w:rPr>
        <w:t>Q</w:t>
      </w:r>
      <w:r w:rsidRPr="006B7F1A">
        <w:rPr>
          <w:rFonts w:hint="eastAsia"/>
          <w:szCs w:val="21"/>
        </w:rPr>
        <w:t>轴依次通过</w:t>
      </w:r>
      <w:r w:rsidRPr="006B7F1A">
        <w:rPr>
          <w:rFonts w:hint="eastAsia"/>
          <w:szCs w:val="21"/>
        </w:rPr>
        <w:t>Z</w:t>
      </w:r>
      <w:r w:rsidRPr="006B7F1A">
        <w:rPr>
          <w:rFonts w:hint="eastAsia"/>
          <w:szCs w:val="21"/>
        </w:rPr>
        <w:t>相定位的方式，找到电机</w:t>
      </w:r>
      <w:r w:rsidRPr="006B7F1A">
        <w:rPr>
          <w:rFonts w:hint="eastAsia"/>
          <w:szCs w:val="21"/>
        </w:rPr>
        <w:t>Z</w:t>
      </w:r>
      <w:r w:rsidRPr="006B7F1A">
        <w:rPr>
          <w:rFonts w:hint="eastAsia"/>
          <w:szCs w:val="21"/>
        </w:rPr>
        <w:t>点，然后各轴走指定距离作为各轴的原点，准备开始绕线；</w:t>
      </w:r>
      <w:r w:rsidRPr="006B7F1A">
        <w:rPr>
          <w:rFonts w:hint="eastAsia"/>
          <w:szCs w:val="21"/>
        </w:rPr>
        <w:t xml:space="preserve"> </w:t>
      </w:r>
    </w:p>
    <w:p w:rsidR="00971C8D" w:rsidRPr="006B7F1A" w:rsidRDefault="00971C8D" w:rsidP="00971C8D">
      <w:pPr>
        <w:numPr>
          <w:ilvl w:val="0"/>
          <w:numId w:val="49"/>
        </w:numPr>
        <w:rPr>
          <w:rFonts w:hint="eastAsia"/>
          <w:szCs w:val="21"/>
        </w:rPr>
      </w:pPr>
      <w:r w:rsidRPr="006B7F1A">
        <w:rPr>
          <w:rFonts w:hint="eastAsia"/>
          <w:szCs w:val="21"/>
        </w:rPr>
        <w:t>上料：绕线开始时，通过气泵的组合运动，将骨架从料台送到</w:t>
      </w:r>
      <w:r w:rsidRPr="006B7F1A">
        <w:rPr>
          <w:rFonts w:hint="eastAsia"/>
          <w:szCs w:val="21"/>
        </w:rPr>
        <w:t>U</w:t>
      </w:r>
      <w:r w:rsidRPr="006B7F1A">
        <w:rPr>
          <w:rFonts w:hint="eastAsia"/>
          <w:szCs w:val="21"/>
        </w:rPr>
        <w:t>轴上固定。</w:t>
      </w:r>
    </w:p>
    <w:p w:rsidR="00971C8D" w:rsidRPr="006B7F1A" w:rsidRDefault="00971C8D" w:rsidP="00971C8D">
      <w:pPr>
        <w:numPr>
          <w:ilvl w:val="0"/>
          <w:numId w:val="49"/>
        </w:numPr>
        <w:rPr>
          <w:rFonts w:hint="eastAsia"/>
          <w:szCs w:val="21"/>
        </w:rPr>
      </w:pPr>
      <w:r w:rsidRPr="006B7F1A">
        <w:rPr>
          <w:rFonts w:hint="eastAsia"/>
          <w:szCs w:val="21"/>
        </w:rPr>
        <w:t>退料：绕线结束时，通过气泵的组合运动，将骨架从</w:t>
      </w:r>
      <w:r w:rsidRPr="006B7F1A">
        <w:rPr>
          <w:rFonts w:hint="eastAsia"/>
          <w:szCs w:val="21"/>
        </w:rPr>
        <w:t>U</w:t>
      </w:r>
      <w:r w:rsidRPr="006B7F1A">
        <w:rPr>
          <w:rFonts w:hint="eastAsia"/>
          <w:szCs w:val="21"/>
        </w:rPr>
        <w:t>轴上卸到料台。</w:t>
      </w:r>
    </w:p>
    <w:p w:rsidR="00971C8D" w:rsidRPr="006B7F1A" w:rsidRDefault="00971C8D" w:rsidP="00971C8D">
      <w:pPr>
        <w:numPr>
          <w:ilvl w:val="0"/>
          <w:numId w:val="49"/>
        </w:numPr>
        <w:rPr>
          <w:rFonts w:hint="eastAsia"/>
          <w:szCs w:val="21"/>
        </w:rPr>
      </w:pPr>
      <w:r w:rsidRPr="006B7F1A">
        <w:rPr>
          <w:rFonts w:hint="eastAsia"/>
          <w:szCs w:val="21"/>
        </w:rPr>
        <w:t>直线进给：电机分别驱动</w:t>
      </w:r>
      <w:r w:rsidRPr="006B7F1A">
        <w:rPr>
          <w:rFonts w:hint="eastAsia"/>
          <w:szCs w:val="21"/>
        </w:rPr>
        <w:t>X</w:t>
      </w:r>
      <w:r w:rsidRPr="006B7F1A">
        <w:rPr>
          <w:rFonts w:hint="eastAsia"/>
          <w:szCs w:val="21"/>
        </w:rPr>
        <w:t>轴，</w:t>
      </w:r>
      <w:r w:rsidRPr="006B7F1A">
        <w:rPr>
          <w:rFonts w:hint="eastAsia"/>
          <w:szCs w:val="21"/>
        </w:rPr>
        <w:t>Y</w:t>
      </w:r>
      <w:r w:rsidRPr="006B7F1A">
        <w:rPr>
          <w:rFonts w:hint="eastAsia"/>
          <w:szCs w:val="21"/>
        </w:rPr>
        <w:t>轴，</w:t>
      </w:r>
      <w:r w:rsidRPr="006B7F1A">
        <w:rPr>
          <w:rFonts w:hint="eastAsia"/>
          <w:szCs w:val="21"/>
        </w:rPr>
        <w:t>Z</w:t>
      </w:r>
      <w:r w:rsidRPr="006B7F1A">
        <w:rPr>
          <w:rFonts w:hint="eastAsia"/>
          <w:szCs w:val="21"/>
        </w:rPr>
        <w:t>轴，使导针（引导铜线）到达指定位置。</w:t>
      </w:r>
    </w:p>
    <w:p w:rsidR="00971C8D" w:rsidRPr="006B7F1A" w:rsidRDefault="00971C8D" w:rsidP="00971C8D">
      <w:pPr>
        <w:numPr>
          <w:ilvl w:val="0"/>
          <w:numId w:val="49"/>
        </w:numPr>
        <w:rPr>
          <w:rFonts w:hint="eastAsia"/>
          <w:szCs w:val="21"/>
        </w:rPr>
      </w:pPr>
      <w:r w:rsidRPr="006B7F1A">
        <w:rPr>
          <w:rFonts w:hint="eastAsia"/>
          <w:szCs w:val="21"/>
        </w:rPr>
        <w:t>缠脚：电机驱动</w:t>
      </w:r>
      <w:r w:rsidRPr="006B7F1A">
        <w:rPr>
          <w:rFonts w:hint="eastAsia"/>
          <w:szCs w:val="21"/>
        </w:rPr>
        <w:t>X</w:t>
      </w:r>
      <w:r w:rsidRPr="006B7F1A">
        <w:rPr>
          <w:rFonts w:hint="eastAsia"/>
          <w:szCs w:val="21"/>
        </w:rPr>
        <w:t>轴，</w:t>
      </w:r>
      <w:r w:rsidRPr="006B7F1A">
        <w:rPr>
          <w:rFonts w:hint="eastAsia"/>
          <w:szCs w:val="21"/>
        </w:rPr>
        <w:t>Y</w:t>
      </w:r>
      <w:r w:rsidRPr="006B7F1A">
        <w:rPr>
          <w:rFonts w:hint="eastAsia"/>
          <w:szCs w:val="21"/>
        </w:rPr>
        <w:t>轴，</w:t>
      </w:r>
      <w:r w:rsidRPr="006B7F1A">
        <w:rPr>
          <w:rFonts w:hint="eastAsia"/>
          <w:szCs w:val="21"/>
        </w:rPr>
        <w:t>Z</w:t>
      </w:r>
      <w:r w:rsidRPr="006B7F1A">
        <w:rPr>
          <w:rFonts w:hint="eastAsia"/>
          <w:szCs w:val="21"/>
        </w:rPr>
        <w:t>轴三轴联动，</w:t>
      </w:r>
      <w:r w:rsidRPr="006B7F1A">
        <w:rPr>
          <w:rFonts w:hint="eastAsia"/>
          <w:szCs w:val="21"/>
        </w:rPr>
        <w:t>X</w:t>
      </w:r>
      <w:r w:rsidRPr="006B7F1A">
        <w:rPr>
          <w:rFonts w:hint="eastAsia"/>
          <w:szCs w:val="21"/>
        </w:rPr>
        <w:t>轴，</w:t>
      </w:r>
      <w:r w:rsidRPr="006B7F1A">
        <w:rPr>
          <w:rFonts w:hint="eastAsia"/>
          <w:szCs w:val="21"/>
        </w:rPr>
        <w:t>Y</w:t>
      </w:r>
      <w:r w:rsidRPr="006B7F1A">
        <w:rPr>
          <w:rFonts w:hint="eastAsia"/>
          <w:szCs w:val="21"/>
        </w:rPr>
        <w:t>轴以指定半径做画圆运动，同时</w:t>
      </w:r>
      <w:r w:rsidRPr="006B7F1A">
        <w:rPr>
          <w:rFonts w:hint="eastAsia"/>
          <w:szCs w:val="21"/>
        </w:rPr>
        <w:t>Z</w:t>
      </w:r>
      <w:r w:rsidRPr="006B7F1A">
        <w:rPr>
          <w:rFonts w:hint="eastAsia"/>
          <w:szCs w:val="21"/>
        </w:rPr>
        <w:t>轴按指定距离做提升或下降运动。用于将铜线固定在骨架的引脚上，以准备下一个动作，如断线等。</w:t>
      </w:r>
    </w:p>
    <w:p w:rsidR="00971C8D" w:rsidRPr="006B7F1A" w:rsidRDefault="00971C8D" w:rsidP="00971C8D">
      <w:pPr>
        <w:numPr>
          <w:ilvl w:val="0"/>
          <w:numId w:val="49"/>
        </w:numPr>
        <w:rPr>
          <w:rFonts w:hint="eastAsia"/>
          <w:szCs w:val="21"/>
        </w:rPr>
      </w:pPr>
      <w:r w:rsidRPr="006B7F1A">
        <w:rPr>
          <w:rFonts w:hint="eastAsia"/>
          <w:szCs w:val="21"/>
        </w:rPr>
        <w:t>断线：在铜线缠住引脚后，气泵驱动夹爪左移或前进或后退，将铜线扯断。</w:t>
      </w:r>
    </w:p>
    <w:p w:rsidR="00971C8D" w:rsidRPr="006B7F1A" w:rsidRDefault="00971C8D" w:rsidP="00971C8D">
      <w:pPr>
        <w:numPr>
          <w:ilvl w:val="0"/>
          <w:numId w:val="49"/>
        </w:numPr>
        <w:rPr>
          <w:rFonts w:hint="eastAsia"/>
          <w:szCs w:val="21"/>
        </w:rPr>
      </w:pPr>
      <w:r w:rsidRPr="006B7F1A">
        <w:rPr>
          <w:rFonts w:hint="eastAsia"/>
          <w:szCs w:val="21"/>
        </w:rPr>
        <w:t>退线：夹爪下旋，张开，退线气泵前推，将断线后的废线退到废料区，然后退线气泵复位。</w:t>
      </w:r>
    </w:p>
    <w:p w:rsidR="00971C8D" w:rsidRPr="006B7F1A" w:rsidRDefault="00971C8D" w:rsidP="00971C8D">
      <w:pPr>
        <w:numPr>
          <w:ilvl w:val="0"/>
          <w:numId w:val="49"/>
        </w:numPr>
        <w:rPr>
          <w:rFonts w:hint="eastAsia"/>
          <w:szCs w:val="21"/>
        </w:rPr>
      </w:pPr>
      <w:r w:rsidRPr="006B7F1A">
        <w:rPr>
          <w:rFonts w:hint="eastAsia"/>
          <w:szCs w:val="21"/>
        </w:rPr>
        <w:t>缠线：电机驱动</w:t>
      </w:r>
      <w:r w:rsidRPr="006B7F1A">
        <w:rPr>
          <w:rFonts w:hint="eastAsia"/>
          <w:szCs w:val="21"/>
        </w:rPr>
        <w:t>X</w:t>
      </w:r>
      <w:r w:rsidRPr="006B7F1A">
        <w:rPr>
          <w:rFonts w:hint="eastAsia"/>
          <w:szCs w:val="21"/>
        </w:rPr>
        <w:t>轴，</w:t>
      </w:r>
      <w:r w:rsidRPr="006B7F1A">
        <w:rPr>
          <w:rFonts w:hint="eastAsia"/>
          <w:szCs w:val="21"/>
        </w:rPr>
        <w:t>U</w:t>
      </w:r>
      <w:r w:rsidRPr="006B7F1A">
        <w:rPr>
          <w:rFonts w:hint="eastAsia"/>
          <w:szCs w:val="21"/>
        </w:rPr>
        <w:t>轴两轴做主从运动，其中</w:t>
      </w:r>
      <w:r w:rsidRPr="006B7F1A">
        <w:rPr>
          <w:rFonts w:hint="eastAsia"/>
          <w:szCs w:val="21"/>
        </w:rPr>
        <w:t>U</w:t>
      </w:r>
      <w:r w:rsidRPr="006B7F1A">
        <w:rPr>
          <w:rFonts w:hint="eastAsia"/>
          <w:szCs w:val="21"/>
        </w:rPr>
        <w:t>轴为主轴，</w:t>
      </w:r>
      <w:r w:rsidRPr="006B7F1A">
        <w:rPr>
          <w:rFonts w:hint="eastAsia"/>
          <w:szCs w:val="21"/>
        </w:rPr>
        <w:t>X</w:t>
      </w:r>
      <w:r w:rsidRPr="006B7F1A">
        <w:rPr>
          <w:rFonts w:hint="eastAsia"/>
          <w:szCs w:val="21"/>
        </w:rPr>
        <w:t>轴为从轴。</w:t>
      </w:r>
      <w:r w:rsidRPr="006B7F1A">
        <w:rPr>
          <w:rFonts w:hint="eastAsia"/>
          <w:szCs w:val="21"/>
        </w:rPr>
        <w:t>U</w:t>
      </w:r>
      <w:r w:rsidRPr="006B7F1A">
        <w:rPr>
          <w:rFonts w:hint="eastAsia"/>
          <w:szCs w:val="21"/>
        </w:rPr>
        <w:t>轴带动骨架高速旋转的同时，</w:t>
      </w:r>
      <w:r w:rsidRPr="006B7F1A">
        <w:rPr>
          <w:rFonts w:hint="eastAsia"/>
          <w:szCs w:val="21"/>
        </w:rPr>
        <w:t>X</w:t>
      </w:r>
      <w:r w:rsidRPr="006B7F1A">
        <w:rPr>
          <w:rFonts w:hint="eastAsia"/>
          <w:szCs w:val="21"/>
        </w:rPr>
        <w:t>轴跟随</w:t>
      </w:r>
      <w:r w:rsidRPr="006B7F1A">
        <w:rPr>
          <w:rFonts w:hint="eastAsia"/>
          <w:szCs w:val="21"/>
        </w:rPr>
        <w:t>U</w:t>
      </w:r>
      <w:r w:rsidRPr="006B7F1A">
        <w:rPr>
          <w:rFonts w:hint="eastAsia"/>
          <w:szCs w:val="21"/>
        </w:rPr>
        <w:t>轴做来回运动，从而将铜线按指定参数缠绕在骨架上。</w:t>
      </w:r>
    </w:p>
    <w:p w:rsidR="00971C8D" w:rsidRPr="006B7F1A" w:rsidRDefault="00971C8D" w:rsidP="00971C8D">
      <w:pPr>
        <w:widowControl/>
        <w:ind w:firstLine="435"/>
        <w:rPr>
          <w:szCs w:val="21"/>
        </w:rPr>
      </w:pPr>
      <w:r w:rsidRPr="006B7F1A">
        <w:rPr>
          <w:rFonts w:hint="eastAsia"/>
          <w:szCs w:val="21"/>
        </w:rPr>
        <w:t>绕线机工作过程如下：</w:t>
      </w:r>
    </w:p>
    <w:p w:rsidR="00971C8D" w:rsidRPr="006B7F1A" w:rsidRDefault="00971C8D" w:rsidP="00971C8D">
      <w:pPr>
        <w:ind w:firstLineChars="200" w:firstLine="420"/>
        <w:rPr>
          <w:szCs w:val="21"/>
        </w:rPr>
      </w:pPr>
      <w:r w:rsidRPr="006B7F1A">
        <w:rPr>
          <w:rFonts w:hint="eastAsia"/>
          <w:szCs w:val="21"/>
        </w:rPr>
        <w:t>复位</w:t>
      </w:r>
      <w:r w:rsidRPr="006B7F1A">
        <w:rPr>
          <w:szCs w:val="21"/>
        </w:rPr>
        <w:t>=&gt;</w:t>
      </w:r>
      <w:r w:rsidRPr="006B7F1A">
        <w:rPr>
          <w:rFonts w:hint="eastAsia"/>
          <w:szCs w:val="21"/>
        </w:rPr>
        <w:t>料台送料</w:t>
      </w:r>
      <w:r w:rsidRPr="006B7F1A">
        <w:rPr>
          <w:szCs w:val="21"/>
        </w:rPr>
        <w:t>=&gt;</w:t>
      </w:r>
      <w:r w:rsidRPr="006B7F1A">
        <w:rPr>
          <w:rFonts w:hint="eastAsia"/>
          <w:szCs w:val="21"/>
        </w:rPr>
        <w:t>缠端脚</w:t>
      </w:r>
      <w:r w:rsidRPr="006B7F1A">
        <w:rPr>
          <w:szCs w:val="21"/>
        </w:rPr>
        <w:t>1</w:t>
      </w:r>
      <w:r w:rsidRPr="006B7F1A">
        <w:rPr>
          <w:rFonts w:hint="eastAsia"/>
          <w:szCs w:val="21"/>
        </w:rPr>
        <w:t>=&gt;</w:t>
      </w:r>
      <w:r w:rsidRPr="006B7F1A">
        <w:rPr>
          <w:rFonts w:hint="eastAsia"/>
          <w:szCs w:val="21"/>
        </w:rPr>
        <w:t>夹爪断线</w:t>
      </w:r>
      <w:r w:rsidRPr="006B7F1A">
        <w:rPr>
          <w:rFonts w:hint="eastAsia"/>
          <w:szCs w:val="21"/>
        </w:rPr>
        <w:t>1=&gt;</w:t>
      </w:r>
      <w:r w:rsidRPr="006B7F1A">
        <w:rPr>
          <w:rFonts w:hint="eastAsia"/>
          <w:szCs w:val="21"/>
        </w:rPr>
        <w:t>夹爪退废线</w:t>
      </w:r>
      <w:r w:rsidRPr="006B7F1A">
        <w:rPr>
          <w:szCs w:val="21"/>
        </w:rPr>
        <w:t>=&gt;</w:t>
      </w:r>
      <w:r w:rsidRPr="006B7F1A">
        <w:rPr>
          <w:rFonts w:hint="eastAsia"/>
          <w:szCs w:val="21"/>
        </w:rPr>
        <w:t>主轴启动</w:t>
      </w:r>
      <w:r w:rsidRPr="006B7F1A">
        <w:rPr>
          <w:szCs w:val="21"/>
        </w:rPr>
        <w:t>=&gt;</w:t>
      </w:r>
      <w:r w:rsidRPr="006B7F1A">
        <w:rPr>
          <w:rFonts w:hint="eastAsia"/>
          <w:szCs w:val="21"/>
        </w:rPr>
        <w:t>绕制</w:t>
      </w:r>
      <w:r w:rsidRPr="006B7F1A">
        <w:rPr>
          <w:szCs w:val="21"/>
        </w:rPr>
        <w:t>(</w:t>
      </w:r>
      <w:r w:rsidRPr="006B7F1A">
        <w:rPr>
          <w:rFonts w:hint="eastAsia"/>
          <w:szCs w:val="21"/>
        </w:rPr>
        <w:t>排线</w:t>
      </w:r>
      <w:r w:rsidRPr="006B7F1A">
        <w:rPr>
          <w:szCs w:val="21"/>
        </w:rPr>
        <w:t>)=&gt;</w:t>
      </w:r>
      <w:r w:rsidRPr="006B7F1A">
        <w:rPr>
          <w:rFonts w:hint="eastAsia"/>
          <w:szCs w:val="21"/>
        </w:rPr>
        <w:t>主轴停止</w:t>
      </w:r>
      <w:r w:rsidRPr="006B7F1A">
        <w:rPr>
          <w:szCs w:val="21"/>
        </w:rPr>
        <w:t>=&gt;</w:t>
      </w:r>
      <w:r w:rsidRPr="006B7F1A">
        <w:rPr>
          <w:rFonts w:hint="eastAsia"/>
          <w:szCs w:val="21"/>
        </w:rPr>
        <w:t>缠端脚</w:t>
      </w:r>
      <w:r w:rsidRPr="006B7F1A">
        <w:rPr>
          <w:szCs w:val="21"/>
        </w:rPr>
        <w:t>2=&gt;</w:t>
      </w:r>
      <w:r w:rsidRPr="006B7F1A">
        <w:rPr>
          <w:rFonts w:hint="eastAsia"/>
          <w:szCs w:val="21"/>
        </w:rPr>
        <w:t>夹爪断线</w:t>
      </w:r>
      <w:r w:rsidRPr="006B7F1A">
        <w:rPr>
          <w:rFonts w:hint="eastAsia"/>
          <w:szCs w:val="21"/>
        </w:rPr>
        <w:t>2</w:t>
      </w:r>
      <w:r w:rsidRPr="006B7F1A">
        <w:rPr>
          <w:szCs w:val="21"/>
        </w:rPr>
        <w:t>=&gt;</w:t>
      </w:r>
      <w:r w:rsidRPr="006B7F1A">
        <w:rPr>
          <w:rFonts w:hint="eastAsia"/>
          <w:szCs w:val="21"/>
        </w:rPr>
        <w:t>料台退料</w:t>
      </w:r>
      <w:r>
        <w:rPr>
          <w:rFonts w:hint="eastAsia"/>
          <w:szCs w:val="21"/>
        </w:rPr>
        <w:t>。</w:t>
      </w:r>
    </w:p>
    <w:p w:rsidR="00971C8D" w:rsidRPr="006B7F1A" w:rsidRDefault="00971C8D" w:rsidP="00971C8D">
      <w:pPr>
        <w:pStyle w:val="3"/>
        <w:numPr>
          <w:ilvl w:val="1"/>
          <w:numId w:val="48"/>
        </w:numPr>
        <w:spacing w:line="276" w:lineRule="auto"/>
      </w:pPr>
      <w:r w:rsidRPr="006B7F1A">
        <w:t>CNC</w:t>
      </w:r>
      <w:r>
        <w:rPr>
          <w:rFonts w:hint="eastAsia"/>
        </w:rPr>
        <w:t>指令</w:t>
      </w:r>
      <w:r w:rsidRPr="006B7F1A">
        <w:rPr>
          <w:rFonts w:hint="eastAsia"/>
        </w:rPr>
        <w:t>设计</w:t>
      </w:r>
      <w:r>
        <w:rPr>
          <w:rFonts w:hint="eastAsia"/>
        </w:rPr>
        <w:t>和程序编写</w:t>
      </w:r>
    </w:p>
    <w:p w:rsidR="00971C8D" w:rsidRPr="006B7F1A" w:rsidRDefault="00971C8D" w:rsidP="00971C8D">
      <w:pPr>
        <w:ind w:firstLineChars="150" w:firstLine="315"/>
      </w:pPr>
      <w:r>
        <w:rPr>
          <w:rFonts w:hint="eastAsia"/>
        </w:rPr>
        <w:t>本文在对绕线机动作分析的基础上，定义了如表</w:t>
      </w:r>
      <w:r>
        <w:rPr>
          <w:rFonts w:hint="eastAsia"/>
        </w:rPr>
        <w:t>7.1</w:t>
      </w:r>
      <w:r>
        <w:rPr>
          <w:rFonts w:hint="eastAsia"/>
        </w:rPr>
        <w:t>所示的指令，指令使用了</w:t>
      </w:r>
      <w:r w:rsidRPr="006B7F1A">
        <w:rPr>
          <w:rFonts w:hint="eastAsia"/>
        </w:rPr>
        <w:t>类似</w:t>
      </w:r>
      <w:r w:rsidRPr="006B7F1A">
        <w:t>G</w:t>
      </w:r>
      <w:r w:rsidRPr="006B7F1A">
        <w:rPr>
          <w:rFonts w:hint="eastAsia"/>
        </w:rPr>
        <w:t>代码的形式。</w:t>
      </w:r>
    </w:p>
    <w:p w:rsidR="00971C8D" w:rsidRPr="006B7F1A" w:rsidRDefault="00971C8D" w:rsidP="00971C8D">
      <w:pPr>
        <w:spacing w:beforeLines="50" w:before="156" w:afterLines="50" w:after="156"/>
        <w:jc w:val="center"/>
        <w:rPr>
          <w:szCs w:val="21"/>
        </w:rPr>
      </w:pPr>
      <w:r w:rsidRPr="006B7F1A">
        <w:rPr>
          <w:rFonts w:hint="eastAsia"/>
          <w:szCs w:val="21"/>
        </w:rPr>
        <w:t>表</w:t>
      </w:r>
      <w:r w:rsidRPr="006B7F1A">
        <w:rPr>
          <w:rFonts w:hint="eastAsia"/>
          <w:szCs w:val="21"/>
        </w:rPr>
        <w:t>7.</w:t>
      </w:r>
      <w:r>
        <w:rPr>
          <w:rFonts w:hint="eastAsia"/>
          <w:szCs w:val="21"/>
        </w:rPr>
        <w:t>1 C</w:t>
      </w:r>
      <w:r w:rsidRPr="006B7F1A">
        <w:rPr>
          <w:szCs w:val="21"/>
        </w:rPr>
        <w:t>NC</w:t>
      </w:r>
      <w:r w:rsidRPr="006B7F1A">
        <w:rPr>
          <w:rFonts w:hint="eastAsia"/>
          <w:szCs w:val="21"/>
        </w:rPr>
        <w:t>指令定义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5"/>
        <w:gridCol w:w="851"/>
        <w:gridCol w:w="1701"/>
        <w:gridCol w:w="709"/>
        <w:gridCol w:w="3260"/>
        <w:gridCol w:w="1326"/>
      </w:tblGrid>
      <w:tr w:rsidR="00971C8D" w:rsidRPr="006B7F1A" w:rsidTr="00EA4668">
        <w:trPr>
          <w:trHeight w:val="315"/>
          <w:jc w:val="center"/>
        </w:trPr>
        <w:tc>
          <w:tcPr>
            <w:tcW w:w="675" w:type="dxa"/>
            <w:shd w:val="clear" w:color="auto" w:fill="262626"/>
            <w:vAlign w:val="center"/>
          </w:tcPr>
          <w:p w:rsidR="00971C8D" w:rsidRPr="006B7F1A" w:rsidRDefault="00971C8D" w:rsidP="00EA4668">
            <w:pPr>
              <w:jc w:val="center"/>
              <w:rPr>
                <w:szCs w:val="21"/>
              </w:rPr>
            </w:pPr>
            <w:r w:rsidRPr="006B7F1A">
              <w:rPr>
                <w:rFonts w:hint="eastAsia"/>
                <w:szCs w:val="21"/>
              </w:rPr>
              <w:t>指令码</w:t>
            </w:r>
          </w:p>
        </w:tc>
        <w:tc>
          <w:tcPr>
            <w:tcW w:w="851" w:type="dxa"/>
            <w:shd w:val="clear" w:color="auto" w:fill="262626"/>
            <w:vAlign w:val="center"/>
          </w:tcPr>
          <w:p w:rsidR="00971C8D" w:rsidRPr="006B7F1A" w:rsidRDefault="00971C8D" w:rsidP="00EA4668">
            <w:pPr>
              <w:jc w:val="center"/>
              <w:rPr>
                <w:szCs w:val="21"/>
              </w:rPr>
            </w:pPr>
            <w:r w:rsidRPr="006B7F1A">
              <w:rPr>
                <w:rFonts w:hint="eastAsia"/>
                <w:szCs w:val="21"/>
              </w:rPr>
              <w:t>指令标志</w:t>
            </w:r>
          </w:p>
        </w:tc>
        <w:tc>
          <w:tcPr>
            <w:tcW w:w="1701" w:type="dxa"/>
            <w:shd w:val="clear" w:color="auto" w:fill="262626"/>
            <w:vAlign w:val="center"/>
          </w:tcPr>
          <w:p w:rsidR="00971C8D" w:rsidRPr="006B7F1A" w:rsidRDefault="00971C8D" w:rsidP="00EA4668">
            <w:pPr>
              <w:jc w:val="center"/>
              <w:rPr>
                <w:szCs w:val="21"/>
              </w:rPr>
            </w:pPr>
            <w:r w:rsidRPr="006B7F1A">
              <w:rPr>
                <w:rFonts w:hint="eastAsia"/>
                <w:szCs w:val="21"/>
              </w:rPr>
              <w:t>指令格式</w:t>
            </w:r>
          </w:p>
        </w:tc>
        <w:tc>
          <w:tcPr>
            <w:tcW w:w="709" w:type="dxa"/>
            <w:shd w:val="clear" w:color="auto" w:fill="262626"/>
            <w:vAlign w:val="center"/>
          </w:tcPr>
          <w:p w:rsidR="00971C8D" w:rsidRPr="006B7F1A" w:rsidRDefault="00971C8D" w:rsidP="00EA4668">
            <w:pPr>
              <w:jc w:val="center"/>
              <w:rPr>
                <w:szCs w:val="21"/>
              </w:rPr>
            </w:pPr>
            <w:r w:rsidRPr="006B7F1A">
              <w:rPr>
                <w:rFonts w:hint="eastAsia"/>
                <w:szCs w:val="21"/>
              </w:rPr>
              <w:t>参数个数</w:t>
            </w:r>
          </w:p>
        </w:tc>
        <w:tc>
          <w:tcPr>
            <w:tcW w:w="3260" w:type="dxa"/>
            <w:shd w:val="clear" w:color="auto" w:fill="262626"/>
            <w:vAlign w:val="center"/>
          </w:tcPr>
          <w:p w:rsidR="00971C8D" w:rsidRPr="006B7F1A" w:rsidRDefault="00971C8D" w:rsidP="00EA4668">
            <w:pPr>
              <w:jc w:val="center"/>
              <w:rPr>
                <w:szCs w:val="21"/>
              </w:rPr>
            </w:pPr>
            <w:r w:rsidRPr="006B7F1A">
              <w:rPr>
                <w:rFonts w:hint="eastAsia"/>
                <w:szCs w:val="21"/>
              </w:rPr>
              <w:t>参数介绍</w:t>
            </w:r>
          </w:p>
        </w:tc>
        <w:tc>
          <w:tcPr>
            <w:tcW w:w="1326" w:type="dxa"/>
            <w:shd w:val="clear" w:color="auto" w:fill="262626"/>
            <w:vAlign w:val="center"/>
          </w:tcPr>
          <w:p w:rsidR="00971C8D" w:rsidRPr="006B7F1A" w:rsidRDefault="00971C8D" w:rsidP="00EA4668">
            <w:pPr>
              <w:jc w:val="center"/>
              <w:rPr>
                <w:szCs w:val="21"/>
              </w:rPr>
            </w:pPr>
            <w:r w:rsidRPr="006B7F1A">
              <w:rPr>
                <w:rFonts w:hint="eastAsia"/>
                <w:szCs w:val="21"/>
              </w:rPr>
              <w:t>指令功能</w:t>
            </w:r>
          </w:p>
        </w:tc>
      </w:tr>
      <w:tr w:rsidR="00971C8D" w:rsidRPr="006B7F1A" w:rsidTr="00EA4668">
        <w:trPr>
          <w:trHeight w:val="300"/>
          <w:jc w:val="center"/>
        </w:trPr>
        <w:tc>
          <w:tcPr>
            <w:tcW w:w="675" w:type="dxa"/>
            <w:vAlign w:val="center"/>
          </w:tcPr>
          <w:p w:rsidR="00971C8D" w:rsidRPr="006B7F1A" w:rsidRDefault="00971C8D" w:rsidP="00EA4668">
            <w:pPr>
              <w:jc w:val="center"/>
              <w:rPr>
                <w:szCs w:val="21"/>
              </w:rPr>
            </w:pPr>
            <w:r w:rsidRPr="006B7F1A">
              <w:rPr>
                <w:szCs w:val="21"/>
              </w:rPr>
              <w:t>01</w:t>
            </w:r>
          </w:p>
        </w:tc>
        <w:tc>
          <w:tcPr>
            <w:tcW w:w="851" w:type="dxa"/>
            <w:vAlign w:val="center"/>
          </w:tcPr>
          <w:p w:rsidR="00971C8D" w:rsidRPr="006B7F1A" w:rsidRDefault="00971C8D" w:rsidP="00EA4668">
            <w:pPr>
              <w:jc w:val="center"/>
              <w:rPr>
                <w:szCs w:val="21"/>
              </w:rPr>
            </w:pPr>
            <w:bookmarkStart w:id="1" w:name="OLE_LINK9"/>
            <w:r w:rsidRPr="006B7F1A">
              <w:rPr>
                <w:szCs w:val="21"/>
              </w:rPr>
              <w:t>M200</w:t>
            </w:r>
            <w:bookmarkEnd w:id="1"/>
            <w:r w:rsidRPr="006B7F1A">
              <w:rPr>
                <w:szCs w:val="21"/>
              </w:rPr>
              <w:t>0</w:t>
            </w:r>
          </w:p>
        </w:tc>
        <w:tc>
          <w:tcPr>
            <w:tcW w:w="1701" w:type="dxa"/>
            <w:vAlign w:val="center"/>
          </w:tcPr>
          <w:p w:rsidR="00971C8D" w:rsidRPr="006B7F1A" w:rsidRDefault="00971C8D" w:rsidP="00EA4668">
            <w:pPr>
              <w:jc w:val="center"/>
              <w:rPr>
                <w:szCs w:val="21"/>
              </w:rPr>
            </w:pPr>
            <w:r w:rsidRPr="006B7F1A">
              <w:rPr>
                <w:szCs w:val="21"/>
              </w:rPr>
              <w:t>G00 X_Y_Z_S_</w:t>
            </w:r>
          </w:p>
        </w:tc>
        <w:tc>
          <w:tcPr>
            <w:tcW w:w="709" w:type="dxa"/>
            <w:vAlign w:val="center"/>
          </w:tcPr>
          <w:p w:rsidR="00971C8D" w:rsidRPr="006B7F1A" w:rsidRDefault="00971C8D" w:rsidP="00EA4668">
            <w:pPr>
              <w:jc w:val="center"/>
              <w:rPr>
                <w:szCs w:val="21"/>
              </w:rPr>
            </w:pPr>
            <w:r w:rsidRPr="006B7F1A">
              <w:rPr>
                <w:szCs w:val="21"/>
              </w:rPr>
              <w:t>4</w:t>
            </w:r>
          </w:p>
        </w:tc>
        <w:tc>
          <w:tcPr>
            <w:tcW w:w="3260" w:type="dxa"/>
            <w:vAlign w:val="center"/>
          </w:tcPr>
          <w:p w:rsidR="00971C8D" w:rsidRPr="006B7F1A" w:rsidRDefault="00971C8D" w:rsidP="00EA4668">
            <w:pPr>
              <w:jc w:val="center"/>
              <w:rPr>
                <w:szCs w:val="21"/>
              </w:rPr>
            </w:pPr>
            <w:r w:rsidRPr="006B7F1A">
              <w:rPr>
                <w:szCs w:val="21"/>
              </w:rPr>
              <w:t>X:X</w:t>
            </w:r>
            <w:r w:rsidRPr="006B7F1A">
              <w:rPr>
                <w:rFonts w:hint="eastAsia"/>
                <w:szCs w:val="21"/>
              </w:rPr>
              <w:t>轴距离</w:t>
            </w:r>
            <w:r w:rsidRPr="006B7F1A">
              <w:rPr>
                <w:szCs w:val="21"/>
              </w:rPr>
              <w:t>Y</w:t>
            </w:r>
            <w:r w:rsidRPr="006B7F1A">
              <w:rPr>
                <w:rFonts w:hint="eastAsia"/>
                <w:szCs w:val="21"/>
              </w:rPr>
              <w:t>：</w:t>
            </w:r>
            <w:r w:rsidRPr="006B7F1A">
              <w:rPr>
                <w:szCs w:val="21"/>
              </w:rPr>
              <w:t>Y</w:t>
            </w:r>
            <w:r w:rsidRPr="006B7F1A">
              <w:rPr>
                <w:rFonts w:hint="eastAsia"/>
                <w:szCs w:val="21"/>
              </w:rPr>
              <w:t>轴距离</w:t>
            </w:r>
            <w:r w:rsidRPr="006B7F1A">
              <w:rPr>
                <w:szCs w:val="21"/>
              </w:rPr>
              <w:t>Z</w:t>
            </w:r>
            <w:r w:rsidRPr="006B7F1A">
              <w:rPr>
                <w:rFonts w:hint="eastAsia"/>
                <w:szCs w:val="21"/>
              </w:rPr>
              <w:t>：</w:t>
            </w:r>
            <w:r w:rsidRPr="006B7F1A">
              <w:rPr>
                <w:szCs w:val="21"/>
              </w:rPr>
              <w:t>Z</w:t>
            </w:r>
            <w:r w:rsidRPr="006B7F1A">
              <w:rPr>
                <w:rFonts w:hint="eastAsia"/>
                <w:szCs w:val="21"/>
              </w:rPr>
              <w:t>轴距离</w:t>
            </w:r>
            <w:r w:rsidRPr="006B7F1A">
              <w:rPr>
                <w:szCs w:val="21"/>
              </w:rPr>
              <w:t>S</w:t>
            </w:r>
            <w:r w:rsidRPr="006B7F1A">
              <w:rPr>
                <w:rFonts w:hint="eastAsia"/>
                <w:szCs w:val="21"/>
              </w:rPr>
              <w:t>：速度</w:t>
            </w:r>
          </w:p>
        </w:tc>
        <w:tc>
          <w:tcPr>
            <w:tcW w:w="1326" w:type="dxa"/>
            <w:vAlign w:val="center"/>
          </w:tcPr>
          <w:p w:rsidR="00971C8D" w:rsidRPr="006B7F1A" w:rsidRDefault="00971C8D" w:rsidP="00EA4668">
            <w:pPr>
              <w:jc w:val="center"/>
              <w:rPr>
                <w:szCs w:val="21"/>
              </w:rPr>
            </w:pPr>
            <w:r w:rsidRPr="006B7F1A">
              <w:rPr>
                <w:szCs w:val="21"/>
              </w:rPr>
              <w:t>X,Y,Z</w:t>
            </w:r>
            <w:r w:rsidRPr="006B7F1A">
              <w:rPr>
                <w:rFonts w:hint="eastAsia"/>
                <w:szCs w:val="21"/>
              </w:rPr>
              <w:t>轴快速定位</w:t>
            </w:r>
          </w:p>
        </w:tc>
      </w:tr>
      <w:tr w:rsidR="00971C8D" w:rsidRPr="006B7F1A" w:rsidTr="00EA4668">
        <w:trPr>
          <w:trHeight w:val="300"/>
          <w:jc w:val="center"/>
        </w:trPr>
        <w:tc>
          <w:tcPr>
            <w:tcW w:w="675" w:type="dxa"/>
            <w:vAlign w:val="center"/>
          </w:tcPr>
          <w:p w:rsidR="00971C8D" w:rsidRPr="006B7F1A" w:rsidRDefault="00971C8D" w:rsidP="00EA4668">
            <w:pPr>
              <w:jc w:val="center"/>
              <w:rPr>
                <w:szCs w:val="21"/>
              </w:rPr>
            </w:pPr>
            <w:r w:rsidRPr="006B7F1A">
              <w:rPr>
                <w:szCs w:val="21"/>
              </w:rPr>
              <w:t>02</w:t>
            </w:r>
          </w:p>
        </w:tc>
        <w:tc>
          <w:tcPr>
            <w:tcW w:w="851" w:type="dxa"/>
            <w:vAlign w:val="center"/>
          </w:tcPr>
          <w:p w:rsidR="00971C8D" w:rsidRPr="006B7F1A" w:rsidRDefault="00971C8D" w:rsidP="00EA4668">
            <w:pPr>
              <w:jc w:val="center"/>
              <w:rPr>
                <w:szCs w:val="21"/>
              </w:rPr>
            </w:pPr>
            <w:r w:rsidRPr="006B7F1A">
              <w:rPr>
                <w:szCs w:val="21"/>
              </w:rPr>
              <w:t>M2001</w:t>
            </w:r>
          </w:p>
        </w:tc>
        <w:tc>
          <w:tcPr>
            <w:tcW w:w="1701" w:type="dxa"/>
            <w:vAlign w:val="center"/>
          </w:tcPr>
          <w:p w:rsidR="00971C8D" w:rsidRPr="006B7F1A" w:rsidRDefault="00971C8D" w:rsidP="00EA4668">
            <w:pPr>
              <w:jc w:val="center"/>
              <w:rPr>
                <w:szCs w:val="21"/>
              </w:rPr>
            </w:pPr>
            <w:r w:rsidRPr="006B7F1A">
              <w:rPr>
                <w:szCs w:val="21"/>
              </w:rPr>
              <w:t>G00 U_ S_</w:t>
            </w:r>
          </w:p>
        </w:tc>
        <w:tc>
          <w:tcPr>
            <w:tcW w:w="709" w:type="dxa"/>
            <w:vAlign w:val="center"/>
          </w:tcPr>
          <w:p w:rsidR="00971C8D" w:rsidRPr="006B7F1A" w:rsidRDefault="00971C8D" w:rsidP="00EA4668">
            <w:pPr>
              <w:jc w:val="center"/>
              <w:rPr>
                <w:szCs w:val="21"/>
              </w:rPr>
            </w:pPr>
            <w:r w:rsidRPr="006B7F1A">
              <w:rPr>
                <w:szCs w:val="21"/>
              </w:rPr>
              <w:t>2</w:t>
            </w:r>
          </w:p>
        </w:tc>
        <w:tc>
          <w:tcPr>
            <w:tcW w:w="3260" w:type="dxa"/>
            <w:vAlign w:val="center"/>
          </w:tcPr>
          <w:p w:rsidR="00971C8D" w:rsidRPr="006B7F1A" w:rsidRDefault="00971C8D" w:rsidP="00EA4668">
            <w:pPr>
              <w:jc w:val="center"/>
              <w:rPr>
                <w:szCs w:val="21"/>
              </w:rPr>
            </w:pPr>
            <w:r w:rsidRPr="006B7F1A">
              <w:rPr>
                <w:szCs w:val="21"/>
              </w:rPr>
              <w:t>U</w:t>
            </w:r>
            <w:r w:rsidRPr="006B7F1A">
              <w:rPr>
                <w:rFonts w:hint="eastAsia"/>
                <w:szCs w:val="21"/>
              </w:rPr>
              <w:t>：</w:t>
            </w:r>
            <w:r w:rsidRPr="006B7F1A">
              <w:rPr>
                <w:szCs w:val="21"/>
              </w:rPr>
              <w:t>U</w:t>
            </w:r>
            <w:r w:rsidRPr="006B7F1A">
              <w:rPr>
                <w:rFonts w:hint="eastAsia"/>
                <w:szCs w:val="21"/>
              </w:rPr>
              <w:t>轴距离</w:t>
            </w:r>
            <w:r w:rsidRPr="006B7F1A">
              <w:rPr>
                <w:szCs w:val="21"/>
              </w:rPr>
              <w:t xml:space="preserve"> S</w:t>
            </w:r>
            <w:r w:rsidRPr="006B7F1A">
              <w:rPr>
                <w:rFonts w:hint="eastAsia"/>
                <w:szCs w:val="21"/>
              </w:rPr>
              <w:t>：速度</w:t>
            </w:r>
          </w:p>
        </w:tc>
        <w:tc>
          <w:tcPr>
            <w:tcW w:w="1326" w:type="dxa"/>
            <w:vAlign w:val="center"/>
          </w:tcPr>
          <w:p w:rsidR="00971C8D" w:rsidRPr="006B7F1A" w:rsidRDefault="00971C8D" w:rsidP="00EA4668">
            <w:pPr>
              <w:jc w:val="center"/>
              <w:rPr>
                <w:szCs w:val="21"/>
              </w:rPr>
            </w:pPr>
            <w:r w:rsidRPr="006B7F1A">
              <w:rPr>
                <w:szCs w:val="21"/>
              </w:rPr>
              <w:t>U</w:t>
            </w:r>
            <w:r w:rsidRPr="006B7F1A">
              <w:rPr>
                <w:rFonts w:hint="eastAsia"/>
                <w:szCs w:val="21"/>
              </w:rPr>
              <w:t>轴快速定位</w:t>
            </w:r>
          </w:p>
        </w:tc>
      </w:tr>
      <w:tr w:rsidR="00971C8D" w:rsidRPr="006B7F1A" w:rsidTr="00EA4668">
        <w:trPr>
          <w:trHeight w:val="315"/>
          <w:jc w:val="center"/>
        </w:trPr>
        <w:tc>
          <w:tcPr>
            <w:tcW w:w="675" w:type="dxa"/>
            <w:vAlign w:val="center"/>
          </w:tcPr>
          <w:p w:rsidR="00971C8D" w:rsidRPr="006B7F1A" w:rsidRDefault="00971C8D" w:rsidP="00EA4668">
            <w:pPr>
              <w:jc w:val="center"/>
              <w:rPr>
                <w:szCs w:val="21"/>
              </w:rPr>
            </w:pPr>
            <w:r w:rsidRPr="006B7F1A">
              <w:rPr>
                <w:szCs w:val="21"/>
              </w:rPr>
              <w:t>03</w:t>
            </w:r>
          </w:p>
        </w:tc>
        <w:tc>
          <w:tcPr>
            <w:tcW w:w="851" w:type="dxa"/>
            <w:vAlign w:val="center"/>
          </w:tcPr>
          <w:p w:rsidR="00971C8D" w:rsidRPr="006B7F1A" w:rsidRDefault="00971C8D" w:rsidP="00EA4668">
            <w:pPr>
              <w:jc w:val="center"/>
              <w:rPr>
                <w:szCs w:val="21"/>
              </w:rPr>
            </w:pPr>
            <w:r w:rsidRPr="006B7F1A">
              <w:rPr>
                <w:szCs w:val="21"/>
              </w:rPr>
              <w:t>M2002</w:t>
            </w:r>
          </w:p>
        </w:tc>
        <w:tc>
          <w:tcPr>
            <w:tcW w:w="1701" w:type="dxa"/>
            <w:vAlign w:val="center"/>
          </w:tcPr>
          <w:p w:rsidR="00971C8D" w:rsidRPr="006B7F1A" w:rsidRDefault="00971C8D" w:rsidP="00EA4668">
            <w:pPr>
              <w:jc w:val="center"/>
              <w:rPr>
                <w:szCs w:val="21"/>
              </w:rPr>
            </w:pPr>
            <w:r w:rsidRPr="006B7F1A">
              <w:rPr>
                <w:szCs w:val="21"/>
              </w:rPr>
              <w:t>G00 Q_ S_</w:t>
            </w:r>
          </w:p>
        </w:tc>
        <w:tc>
          <w:tcPr>
            <w:tcW w:w="709" w:type="dxa"/>
            <w:vAlign w:val="center"/>
          </w:tcPr>
          <w:p w:rsidR="00971C8D" w:rsidRPr="006B7F1A" w:rsidRDefault="00971C8D" w:rsidP="00EA4668">
            <w:pPr>
              <w:jc w:val="center"/>
              <w:rPr>
                <w:szCs w:val="21"/>
              </w:rPr>
            </w:pPr>
            <w:r w:rsidRPr="006B7F1A">
              <w:rPr>
                <w:szCs w:val="21"/>
              </w:rPr>
              <w:t>2</w:t>
            </w:r>
          </w:p>
        </w:tc>
        <w:tc>
          <w:tcPr>
            <w:tcW w:w="3260" w:type="dxa"/>
            <w:vAlign w:val="center"/>
          </w:tcPr>
          <w:p w:rsidR="00971C8D" w:rsidRPr="006B7F1A" w:rsidRDefault="00971C8D" w:rsidP="00EA4668">
            <w:pPr>
              <w:jc w:val="center"/>
              <w:rPr>
                <w:szCs w:val="21"/>
              </w:rPr>
            </w:pPr>
            <w:r w:rsidRPr="006B7F1A">
              <w:rPr>
                <w:szCs w:val="21"/>
              </w:rPr>
              <w:t>Q</w:t>
            </w:r>
            <w:r w:rsidRPr="006B7F1A">
              <w:rPr>
                <w:rFonts w:hint="eastAsia"/>
                <w:szCs w:val="21"/>
              </w:rPr>
              <w:t>：</w:t>
            </w:r>
            <w:r w:rsidRPr="006B7F1A">
              <w:rPr>
                <w:szCs w:val="21"/>
              </w:rPr>
              <w:t>Q</w:t>
            </w:r>
            <w:r w:rsidRPr="006B7F1A">
              <w:rPr>
                <w:rFonts w:hint="eastAsia"/>
                <w:szCs w:val="21"/>
              </w:rPr>
              <w:t>轴距离</w:t>
            </w:r>
            <w:r w:rsidRPr="006B7F1A">
              <w:rPr>
                <w:szCs w:val="21"/>
              </w:rPr>
              <w:t xml:space="preserve"> S</w:t>
            </w:r>
            <w:r w:rsidRPr="006B7F1A">
              <w:rPr>
                <w:rFonts w:hint="eastAsia"/>
                <w:szCs w:val="21"/>
              </w:rPr>
              <w:t>：速度</w:t>
            </w:r>
          </w:p>
        </w:tc>
        <w:tc>
          <w:tcPr>
            <w:tcW w:w="1326" w:type="dxa"/>
            <w:vAlign w:val="center"/>
          </w:tcPr>
          <w:p w:rsidR="00971C8D" w:rsidRPr="006B7F1A" w:rsidRDefault="00971C8D" w:rsidP="00EA4668">
            <w:pPr>
              <w:jc w:val="center"/>
              <w:rPr>
                <w:szCs w:val="21"/>
              </w:rPr>
            </w:pPr>
            <w:r w:rsidRPr="006B7F1A">
              <w:rPr>
                <w:szCs w:val="21"/>
              </w:rPr>
              <w:t>Q</w:t>
            </w:r>
            <w:r w:rsidRPr="006B7F1A">
              <w:rPr>
                <w:rFonts w:hint="eastAsia"/>
                <w:szCs w:val="21"/>
              </w:rPr>
              <w:t>轴快速定位</w:t>
            </w:r>
          </w:p>
        </w:tc>
      </w:tr>
      <w:tr w:rsidR="00971C8D" w:rsidRPr="006B7F1A" w:rsidTr="00EA4668">
        <w:trPr>
          <w:trHeight w:val="300"/>
          <w:jc w:val="center"/>
        </w:trPr>
        <w:tc>
          <w:tcPr>
            <w:tcW w:w="675" w:type="dxa"/>
            <w:vAlign w:val="center"/>
          </w:tcPr>
          <w:p w:rsidR="00971C8D" w:rsidRPr="006B7F1A" w:rsidRDefault="00971C8D" w:rsidP="00EA4668">
            <w:pPr>
              <w:jc w:val="center"/>
              <w:rPr>
                <w:szCs w:val="21"/>
              </w:rPr>
            </w:pPr>
            <w:r w:rsidRPr="006B7F1A">
              <w:rPr>
                <w:szCs w:val="21"/>
              </w:rPr>
              <w:t>04</w:t>
            </w:r>
          </w:p>
        </w:tc>
        <w:tc>
          <w:tcPr>
            <w:tcW w:w="851" w:type="dxa"/>
            <w:vAlign w:val="center"/>
          </w:tcPr>
          <w:p w:rsidR="00971C8D" w:rsidRPr="006B7F1A" w:rsidRDefault="00971C8D" w:rsidP="00EA4668">
            <w:pPr>
              <w:jc w:val="center"/>
              <w:rPr>
                <w:szCs w:val="21"/>
              </w:rPr>
            </w:pPr>
            <w:r w:rsidRPr="006B7F1A">
              <w:rPr>
                <w:szCs w:val="21"/>
              </w:rPr>
              <w:t>M2003</w:t>
            </w:r>
          </w:p>
        </w:tc>
        <w:tc>
          <w:tcPr>
            <w:tcW w:w="1701" w:type="dxa"/>
            <w:vAlign w:val="center"/>
          </w:tcPr>
          <w:p w:rsidR="00971C8D" w:rsidRPr="006B7F1A" w:rsidRDefault="00971C8D" w:rsidP="00EA4668">
            <w:pPr>
              <w:jc w:val="center"/>
              <w:rPr>
                <w:szCs w:val="21"/>
              </w:rPr>
            </w:pPr>
            <w:r w:rsidRPr="006B7F1A">
              <w:rPr>
                <w:szCs w:val="21"/>
              </w:rPr>
              <w:t>G00CW X_N_D_S_</w:t>
            </w:r>
          </w:p>
        </w:tc>
        <w:tc>
          <w:tcPr>
            <w:tcW w:w="709" w:type="dxa"/>
            <w:vAlign w:val="center"/>
          </w:tcPr>
          <w:p w:rsidR="00971C8D" w:rsidRPr="006B7F1A" w:rsidRDefault="00971C8D" w:rsidP="00EA4668">
            <w:pPr>
              <w:jc w:val="center"/>
              <w:rPr>
                <w:szCs w:val="21"/>
              </w:rPr>
            </w:pPr>
            <w:r w:rsidRPr="006B7F1A">
              <w:rPr>
                <w:szCs w:val="21"/>
              </w:rPr>
              <w:t>4</w:t>
            </w:r>
          </w:p>
        </w:tc>
        <w:tc>
          <w:tcPr>
            <w:tcW w:w="3260" w:type="dxa"/>
            <w:vAlign w:val="center"/>
          </w:tcPr>
          <w:p w:rsidR="00971C8D" w:rsidRPr="006B7F1A" w:rsidRDefault="00971C8D" w:rsidP="00EA4668">
            <w:pPr>
              <w:jc w:val="center"/>
              <w:rPr>
                <w:szCs w:val="21"/>
              </w:rPr>
            </w:pPr>
            <w:r w:rsidRPr="006B7F1A">
              <w:rPr>
                <w:szCs w:val="21"/>
              </w:rPr>
              <w:t>X</w:t>
            </w:r>
            <w:r w:rsidRPr="006B7F1A">
              <w:rPr>
                <w:rFonts w:hint="eastAsia"/>
                <w:szCs w:val="21"/>
              </w:rPr>
              <w:t>：</w:t>
            </w:r>
            <w:r w:rsidRPr="006B7F1A">
              <w:rPr>
                <w:szCs w:val="21"/>
              </w:rPr>
              <w:t>X</w:t>
            </w:r>
            <w:r w:rsidRPr="006B7F1A">
              <w:rPr>
                <w:rFonts w:hint="eastAsia"/>
                <w:szCs w:val="21"/>
              </w:rPr>
              <w:t>轴距离</w:t>
            </w:r>
            <w:r w:rsidRPr="006B7F1A">
              <w:rPr>
                <w:szCs w:val="21"/>
              </w:rPr>
              <w:t>N</w:t>
            </w:r>
            <w:r w:rsidRPr="006B7F1A">
              <w:rPr>
                <w:rFonts w:hint="eastAsia"/>
                <w:szCs w:val="21"/>
              </w:rPr>
              <w:t>：圈数</w:t>
            </w:r>
            <w:r w:rsidRPr="006B7F1A">
              <w:rPr>
                <w:szCs w:val="21"/>
              </w:rPr>
              <w:t>D</w:t>
            </w:r>
            <w:r w:rsidRPr="006B7F1A">
              <w:rPr>
                <w:rFonts w:hint="eastAsia"/>
                <w:szCs w:val="21"/>
              </w:rPr>
              <w:t>：线径</w:t>
            </w:r>
            <w:r w:rsidRPr="006B7F1A">
              <w:rPr>
                <w:szCs w:val="21"/>
              </w:rPr>
              <w:t>S</w:t>
            </w:r>
            <w:r w:rsidRPr="006B7F1A">
              <w:rPr>
                <w:rFonts w:hint="eastAsia"/>
                <w:szCs w:val="21"/>
              </w:rPr>
              <w:t>：速度</w:t>
            </w:r>
          </w:p>
        </w:tc>
        <w:tc>
          <w:tcPr>
            <w:tcW w:w="1326" w:type="dxa"/>
            <w:vAlign w:val="center"/>
          </w:tcPr>
          <w:p w:rsidR="00971C8D" w:rsidRPr="006B7F1A" w:rsidRDefault="00971C8D" w:rsidP="00EA4668">
            <w:pPr>
              <w:jc w:val="center"/>
              <w:rPr>
                <w:szCs w:val="21"/>
              </w:rPr>
            </w:pPr>
            <w:r w:rsidRPr="006B7F1A">
              <w:rPr>
                <w:szCs w:val="21"/>
              </w:rPr>
              <w:t>U</w:t>
            </w:r>
            <w:r w:rsidRPr="006B7F1A">
              <w:rPr>
                <w:rFonts w:hint="eastAsia"/>
                <w:szCs w:val="21"/>
              </w:rPr>
              <w:t>轴顺时针绕线</w:t>
            </w:r>
          </w:p>
        </w:tc>
      </w:tr>
      <w:tr w:rsidR="00971C8D" w:rsidRPr="006B7F1A" w:rsidTr="00EA4668">
        <w:trPr>
          <w:trHeight w:val="315"/>
          <w:jc w:val="center"/>
        </w:trPr>
        <w:tc>
          <w:tcPr>
            <w:tcW w:w="675" w:type="dxa"/>
            <w:vAlign w:val="center"/>
          </w:tcPr>
          <w:p w:rsidR="00971C8D" w:rsidRPr="006B7F1A" w:rsidRDefault="00971C8D" w:rsidP="00EA4668">
            <w:pPr>
              <w:jc w:val="center"/>
              <w:rPr>
                <w:szCs w:val="21"/>
              </w:rPr>
            </w:pPr>
            <w:r w:rsidRPr="006B7F1A">
              <w:rPr>
                <w:szCs w:val="21"/>
              </w:rPr>
              <w:t>05</w:t>
            </w:r>
          </w:p>
        </w:tc>
        <w:tc>
          <w:tcPr>
            <w:tcW w:w="851" w:type="dxa"/>
            <w:vAlign w:val="center"/>
          </w:tcPr>
          <w:p w:rsidR="00971C8D" w:rsidRPr="006B7F1A" w:rsidRDefault="00971C8D" w:rsidP="00EA4668">
            <w:pPr>
              <w:jc w:val="center"/>
              <w:rPr>
                <w:szCs w:val="21"/>
              </w:rPr>
            </w:pPr>
            <w:r w:rsidRPr="006B7F1A">
              <w:rPr>
                <w:szCs w:val="21"/>
              </w:rPr>
              <w:t>M2004</w:t>
            </w:r>
          </w:p>
        </w:tc>
        <w:tc>
          <w:tcPr>
            <w:tcW w:w="1701" w:type="dxa"/>
            <w:vAlign w:val="center"/>
          </w:tcPr>
          <w:p w:rsidR="00971C8D" w:rsidRPr="006B7F1A" w:rsidRDefault="00971C8D" w:rsidP="00EA4668">
            <w:pPr>
              <w:jc w:val="center"/>
              <w:rPr>
                <w:szCs w:val="21"/>
              </w:rPr>
            </w:pPr>
            <w:r w:rsidRPr="006B7F1A">
              <w:rPr>
                <w:szCs w:val="21"/>
              </w:rPr>
              <w:t>G00CCW X_N_D_S_</w:t>
            </w:r>
          </w:p>
        </w:tc>
        <w:tc>
          <w:tcPr>
            <w:tcW w:w="709" w:type="dxa"/>
            <w:vAlign w:val="center"/>
          </w:tcPr>
          <w:p w:rsidR="00971C8D" w:rsidRPr="006B7F1A" w:rsidRDefault="00971C8D" w:rsidP="00EA4668">
            <w:pPr>
              <w:jc w:val="center"/>
              <w:rPr>
                <w:szCs w:val="21"/>
              </w:rPr>
            </w:pPr>
            <w:r w:rsidRPr="006B7F1A">
              <w:rPr>
                <w:szCs w:val="21"/>
              </w:rPr>
              <w:t>4</w:t>
            </w:r>
          </w:p>
        </w:tc>
        <w:tc>
          <w:tcPr>
            <w:tcW w:w="3260" w:type="dxa"/>
            <w:vAlign w:val="center"/>
          </w:tcPr>
          <w:p w:rsidR="00971C8D" w:rsidRPr="006B7F1A" w:rsidRDefault="00971C8D" w:rsidP="00EA4668">
            <w:pPr>
              <w:jc w:val="center"/>
              <w:rPr>
                <w:szCs w:val="21"/>
              </w:rPr>
            </w:pPr>
            <w:r w:rsidRPr="006B7F1A">
              <w:rPr>
                <w:rFonts w:hint="eastAsia"/>
                <w:szCs w:val="21"/>
              </w:rPr>
              <w:t>同上</w:t>
            </w:r>
          </w:p>
        </w:tc>
        <w:tc>
          <w:tcPr>
            <w:tcW w:w="1326" w:type="dxa"/>
            <w:vAlign w:val="center"/>
          </w:tcPr>
          <w:p w:rsidR="00971C8D" w:rsidRPr="006B7F1A" w:rsidRDefault="00971C8D" w:rsidP="00EA4668">
            <w:pPr>
              <w:jc w:val="center"/>
              <w:rPr>
                <w:szCs w:val="21"/>
              </w:rPr>
            </w:pPr>
            <w:r w:rsidRPr="006B7F1A">
              <w:rPr>
                <w:szCs w:val="21"/>
              </w:rPr>
              <w:t>U</w:t>
            </w:r>
            <w:r w:rsidRPr="006B7F1A">
              <w:rPr>
                <w:rFonts w:hint="eastAsia"/>
                <w:szCs w:val="21"/>
              </w:rPr>
              <w:t>轴逆时针绕线</w:t>
            </w:r>
          </w:p>
        </w:tc>
      </w:tr>
      <w:tr w:rsidR="00971C8D" w:rsidRPr="006B7F1A" w:rsidTr="00EA4668">
        <w:trPr>
          <w:trHeight w:val="300"/>
          <w:jc w:val="center"/>
        </w:trPr>
        <w:tc>
          <w:tcPr>
            <w:tcW w:w="675" w:type="dxa"/>
            <w:vAlign w:val="center"/>
          </w:tcPr>
          <w:p w:rsidR="00971C8D" w:rsidRPr="006B7F1A" w:rsidRDefault="00971C8D" w:rsidP="00EA4668">
            <w:pPr>
              <w:jc w:val="center"/>
              <w:rPr>
                <w:szCs w:val="21"/>
              </w:rPr>
            </w:pPr>
            <w:r w:rsidRPr="006B7F1A">
              <w:rPr>
                <w:szCs w:val="21"/>
              </w:rPr>
              <w:t>06</w:t>
            </w:r>
          </w:p>
        </w:tc>
        <w:tc>
          <w:tcPr>
            <w:tcW w:w="851" w:type="dxa"/>
            <w:vAlign w:val="center"/>
          </w:tcPr>
          <w:p w:rsidR="00971C8D" w:rsidRPr="006B7F1A" w:rsidRDefault="00971C8D" w:rsidP="00EA4668">
            <w:pPr>
              <w:jc w:val="center"/>
              <w:rPr>
                <w:szCs w:val="21"/>
              </w:rPr>
            </w:pPr>
            <w:r w:rsidRPr="006B7F1A">
              <w:rPr>
                <w:szCs w:val="21"/>
              </w:rPr>
              <w:t>M2005</w:t>
            </w:r>
          </w:p>
        </w:tc>
        <w:tc>
          <w:tcPr>
            <w:tcW w:w="1701" w:type="dxa"/>
            <w:vAlign w:val="center"/>
          </w:tcPr>
          <w:p w:rsidR="00971C8D" w:rsidRPr="006B7F1A" w:rsidRDefault="00971C8D" w:rsidP="00EA4668">
            <w:pPr>
              <w:jc w:val="center"/>
              <w:rPr>
                <w:szCs w:val="21"/>
              </w:rPr>
            </w:pPr>
            <w:r w:rsidRPr="006B7F1A">
              <w:rPr>
                <w:szCs w:val="21"/>
              </w:rPr>
              <w:t>G02CW R_N_Z_S_</w:t>
            </w:r>
          </w:p>
        </w:tc>
        <w:tc>
          <w:tcPr>
            <w:tcW w:w="709" w:type="dxa"/>
            <w:vAlign w:val="center"/>
          </w:tcPr>
          <w:p w:rsidR="00971C8D" w:rsidRPr="006B7F1A" w:rsidRDefault="00971C8D" w:rsidP="00EA4668">
            <w:pPr>
              <w:jc w:val="center"/>
              <w:rPr>
                <w:szCs w:val="21"/>
              </w:rPr>
            </w:pPr>
            <w:r w:rsidRPr="006B7F1A">
              <w:rPr>
                <w:szCs w:val="21"/>
              </w:rPr>
              <w:t>4</w:t>
            </w:r>
          </w:p>
        </w:tc>
        <w:tc>
          <w:tcPr>
            <w:tcW w:w="3260" w:type="dxa"/>
            <w:vAlign w:val="center"/>
          </w:tcPr>
          <w:p w:rsidR="00971C8D" w:rsidRPr="006B7F1A" w:rsidRDefault="00971C8D" w:rsidP="00EA4668">
            <w:pPr>
              <w:jc w:val="center"/>
              <w:rPr>
                <w:szCs w:val="21"/>
              </w:rPr>
            </w:pPr>
            <w:r w:rsidRPr="006B7F1A">
              <w:rPr>
                <w:szCs w:val="21"/>
              </w:rPr>
              <w:t>R</w:t>
            </w:r>
            <w:r w:rsidRPr="006B7F1A">
              <w:rPr>
                <w:rFonts w:hint="eastAsia"/>
                <w:szCs w:val="21"/>
              </w:rPr>
              <w:t>：画圆半径</w:t>
            </w:r>
            <w:r w:rsidRPr="006B7F1A">
              <w:rPr>
                <w:szCs w:val="21"/>
              </w:rPr>
              <w:t>N</w:t>
            </w:r>
            <w:r w:rsidRPr="006B7F1A">
              <w:rPr>
                <w:rFonts w:hint="eastAsia"/>
                <w:szCs w:val="21"/>
              </w:rPr>
              <w:t>：圈数</w:t>
            </w:r>
            <w:r w:rsidRPr="006B7F1A">
              <w:rPr>
                <w:szCs w:val="21"/>
              </w:rPr>
              <w:t>Z</w:t>
            </w:r>
            <w:r w:rsidRPr="006B7F1A">
              <w:rPr>
                <w:rFonts w:hint="eastAsia"/>
                <w:szCs w:val="21"/>
              </w:rPr>
              <w:t>：</w:t>
            </w:r>
            <w:r w:rsidRPr="006B7F1A">
              <w:rPr>
                <w:szCs w:val="21"/>
              </w:rPr>
              <w:t>Z</w:t>
            </w:r>
            <w:r w:rsidRPr="006B7F1A">
              <w:rPr>
                <w:rFonts w:hint="eastAsia"/>
                <w:szCs w:val="21"/>
              </w:rPr>
              <w:t>轴距离</w:t>
            </w:r>
            <w:r w:rsidRPr="006B7F1A">
              <w:rPr>
                <w:szCs w:val="21"/>
              </w:rPr>
              <w:t>S</w:t>
            </w:r>
            <w:r w:rsidRPr="006B7F1A">
              <w:rPr>
                <w:rFonts w:hint="eastAsia"/>
                <w:szCs w:val="21"/>
              </w:rPr>
              <w:t>：速度</w:t>
            </w:r>
          </w:p>
        </w:tc>
        <w:tc>
          <w:tcPr>
            <w:tcW w:w="1326" w:type="dxa"/>
            <w:vAlign w:val="center"/>
          </w:tcPr>
          <w:p w:rsidR="00971C8D" w:rsidRPr="006B7F1A" w:rsidRDefault="00971C8D" w:rsidP="00EA4668">
            <w:pPr>
              <w:jc w:val="center"/>
              <w:rPr>
                <w:szCs w:val="21"/>
              </w:rPr>
            </w:pPr>
            <w:r w:rsidRPr="006B7F1A">
              <w:rPr>
                <w:rFonts w:hint="eastAsia"/>
                <w:szCs w:val="21"/>
              </w:rPr>
              <w:t>顺时针绕端脚</w:t>
            </w:r>
          </w:p>
        </w:tc>
      </w:tr>
      <w:tr w:rsidR="00971C8D" w:rsidRPr="006B7F1A" w:rsidTr="00EA4668">
        <w:trPr>
          <w:trHeight w:val="315"/>
          <w:jc w:val="center"/>
        </w:trPr>
        <w:tc>
          <w:tcPr>
            <w:tcW w:w="675" w:type="dxa"/>
            <w:vAlign w:val="center"/>
          </w:tcPr>
          <w:p w:rsidR="00971C8D" w:rsidRPr="006B7F1A" w:rsidRDefault="00971C8D" w:rsidP="00EA4668">
            <w:pPr>
              <w:jc w:val="center"/>
              <w:rPr>
                <w:szCs w:val="21"/>
              </w:rPr>
            </w:pPr>
            <w:r w:rsidRPr="006B7F1A">
              <w:rPr>
                <w:szCs w:val="21"/>
              </w:rPr>
              <w:t>07</w:t>
            </w:r>
          </w:p>
        </w:tc>
        <w:tc>
          <w:tcPr>
            <w:tcW w:w="851" w:type="dxa"/>
            <w:vAlign w:val="center"/>
          </w:tcPr>
          <w:p w:rsidR="00971C8D" w:rsidRPr="006B7F1A" w:rsidRDefault="00971C8D" w:rsidP="00EA4668">
            <w:pPr>
              <w:jc w:val="center"/>
              <w:rPr>
                <w:szCs w:val="21"/>
              </w:rPr>
            </w:pPr>
            <w:r w:rsidRPr="006B7F1A">
              <w:rPr>
                <w:szCs w:val="21"/>
              </w:rPr>
              <w:t>M2006</w:t>
            </w:r>
          </w:p>
        </w:tc>
        <w:tc>
          <w:tcPr>
            <w:tcW w:w="1701" w:type="dxa"/>
            <w:vAlign w:val="center"/>
          </w:tcPr>
          <w:p w:rsidR="00971C8D" w:rsidRPr="006B7F1A" w:rsidRDefault="00971C8D" w:rsidP="00EA4668">
            <w:pPr>
              <w:jc w:val="center"/>
              <w:rPr>
                <w:szCs w:val="21"/>
              </w:rPr>
            </w:pPr>
            <w:r w:rsidRPr="006B7F1A">
              <w:rPr>
                <w:szCs w:val="21"/>
              </w:rPr>
              <w:t>G02CCW R_N_Z_S_</w:t>
            </w:r>
          </w:p>
        </w:tc>
        <w:tc>
          <w:tcPr>
            <w:tcW w:w="709" w:type="dxa"/>
            <w:vAlign w:val="center"/>
          </w:tcPr>
          <w:p w:rsidR="00971C8D" w:rsidRPr="006B7F1A" w:rsidRDefault="00971C8D" w:rsidP="00EA4668">
            <w:pPr>
              <w:jc w:val="center"/>
              <w:rPr>
                <w:szCs w:val="21"/>
              </w:rPr>
            </w:pPr>
            <w:r w:rsidRPr="006B7F1A">
              <w:rPr>
                <w:szCs w:val="21"/>
              </w:rPr>
              <w:t>4</w:t>
            </w:r>
          </w:p>
        </w:tc>
        <w:tc>
          <w:tcPr>
            <w:tcW w:w="3260" w:type="dxa"/>
            <w:tcBorders>
              <w:bottom w:val="single" w:sz="4" w:space="0" w:color="auto"/>
            </w:tcBorders>
            <w:vAlign w:val="center"/>
          </w:tcPr>
          <w:p w:rsidR="00971C8D" w:rsidRPr="006B7F1A" w:rsidRDefault="00971C8D" w:rsidP="00EA4668">
            <w:pPr>
              <w:jc w:val="center"/>
              <w:rPr>
                <w:szCs w:val="21"/>
              </w:rPr>
            </w:pPr>
            <w:r w:rsidRPr="006B7F1A">
              <w:rPr>
                <w:rFonts w:hint="eastAsia"/>
                <w:szCs w:val="21"/>
              </w:rPr>
              <w:t>同上</w:t>
            </w:r>
          </w:p>
        </w:tc>
        <w:tc>
          <w:tcPr>
            <w:tcW w:w="1326" w:type="dxa"/>
            <w:vAlign w:val="center"/>
          </w:tcPr>
          <w:p w:rsidR="00971C8D" w:rsidRPr="006B7F1A" w:rsidRDefault="00971C8D" w:rsidP="00EA4668">
            <w:pPr>
              <w:jc w:val="center"/>
              <w:rPr>
                <w:szCs w:val="21"/>
              </w:rPr>
            </w:pPr>
            <w:r w:rsidRPr="006B7F1A">
              <w:rPr>
                <w:rFonts w:hint="eastAsia"/>
                <w:szCs w:val="21"/>
              </w:rPr>
              <w:t>逆时针绕端脚</w:t>
            </w:r>
          </w:p>
        </w:tc>
      </w:tr>
      <w:tr w:rsidR="00971C8D" w:rsidRPr="006B7F1A" w:rsidTr="00EA4668">
        <w:trPr>
          <w:trHeight w:val="300"/>
          <w:jc w:val="center"/>
        </w:trPr>
        <w:tc>
          <w:tcPr>
            <w:tcW w:w="675" w:type="dxa"/>
            <w:vAlign w:val="center"/>
          </w:tcPr>
          <w:p w:rsidR="00971C8D" w:rsidRPr="006B7F1A" w:rsidRDefault="00971C8D" w:rsidP="00EA4668">
            <w:pPr>
              <w:jc w:val="center"/>
              <w:rPr>
                <w:szCs w:val="21"/>
              </w:rPr>
            </w:pPr>
            <w:r w:rsidRPr="006B7F1A">
              <w:rPr>
                <w:szCs w:val="21"/>
              </w:rPr>
              <w:t>08</w:t>
            </w:r>
          </w:p>
        </w:tc>
        <w:tc>
          <w:tcPr>
            <w:tcW w:w="851" w:type="dxa"/>
            <w:vAlign w:val="center"/>
          </w:tcPr>
          <w:p w:rsidR="00971C8D" w:rsidRPr="006B7F1A" w:rsidRDefault="00971C8D" w:rsidP="00EA4668">
            <w:pPr>
              <w:jc w:val="center"/>
              <w:rPr>
                <w:szCs w:val="21"/>
              </w:rPr>
            </w:pPr>
            <w:r w:rsidRPr="006B7F1A">
              <w:rPr>
                <w:szCs w:val="21"/>
              </w:rPr>
              <w:t>M2007</w:t>
            </w:r>
          </w:p>
        </w:tc>
        <w:tc>
          <w:tcPr>
            <w:tcW w:w="1701" w:type="dxa"/>
            <w:vAlign w:val="center"/>
          </w:tcPr>
          <w:p w:rsidR="00971C8D" w:rsidRPr="006B7F1A" w:rsidRDefault="00971C8D" w:rsidP="00EA4668">
            <w:pPr>
              <w:jc w:val="center"/>
              <w:rPr>
                <w:szCs w:val="21"/>
              </w:rPr>
            </w:pPr>
            <w:r w:rsidRPr="006B7F1A">
              <w:rPr>
                <w:szCs w:val="21"/>
              </w:rPr>
              <w:t xml:space="preserve">G04 </w:t>
            </w:r>
            <w:r w:rsidRPr="006B7F1A">
              <w:rPr>
                <w:rFonts w:hint="eastAsia"/>
                <w:szCs w:val="21"/>
              </w:rPr>
              <w:t>T</w:t>
            </w:r>
            <w:r w:rsidRPr="006B7F1A">
              <w:rPr>
                <w:szCs w:val="21"/>
              </w:rPr>
              <w:t>_</w:t>
            </w:r>
          </w:p>
        </w:tc>
        <w:tc>
          <w:tcPr>
            <w:tcW w:w="709" w:type="dxa"/>
            <w:vAlign w:val="center"/>
          </w:tcPr>
          <w:p w:rsidR="00971C8D" w:rsidRPr="006B7F1A" w:rsidRDefault="00971C8D" w:rsidP="00EA4668">
            <w:pPr>
              <w:jc w:val="center"/>
              <w:rPr>
                <w:szCs w:val="21"/>
              </w:rPr>
            </w:pPr>
            <w:r w:rsidRPr="006B7F1A">
              <w:rPr>
                <w:szCs w:val="21"/>
              </w:rPr>
              <w:t>1</w:t>
            </w:r>
          </w:p>
        </w:tc>
        <w:tc>
          <w:tcPr>
            <w:tcW w:w="3260" w:type="dxa"/>
            <w:tcBorders>
              <w:bottom w:val="single" w:sz="6" w:space="0" w:color="auto"/>
              <w:tr2bl w:val="nil"/>
            </w:tcBorders>
            <w:vAlign w:val="center"/>
          </w:tcPr>
          <w:p w:rsidR="00971C8D" w:rsidRPr="006B7F1A" w:rsidRDefault="00971C8D" w:rsidP="00EA4668">
            <w:pPr>
              <w:jc w:val="center"/>
              <w:rPr>
                <w:rFonts w:hint="eastAsia"/>
                <w:szCs w:val="21"/>
              </w:rPr>
            </w:pPr>
            <w:r w:rsidRPr="006B7F1A">
              <w:rPr>
                <w:rFonts w:hint="eastAsia"/>
                <w:szCs w:val="21"/>
              </w:rPr>
              <w:t>T</w:t>
            </w:r>
            <w:r w:rsidRPr="006B7F1A">
              <w:rPr>
                <w:rFonts w:hint="eastAsia"/>
                <w:szCs w:val="21"/>
              </w:rPr>
              <w:t>：延时时间</w:t>
            </w:r>
          </w:p>
        </w:tc>
        <w:tc>
          <w:tcPr>
            <w:tcW w:w="1326" w:type="dxa"/>
            <w:vAlign w:val="center"/>
          </w:tcPr>
          <w:p w:rsidR="00971C8D" w:rsidRPr="006B7F1A" w:rsidRDefault="00971C8D" w:rsidP="00EA4668">
            <w:pPr>
              <w:jc w:val="center"/>
              <w:rPr>
                <w:szCs w:val="21"/>
              </w:rPr>
            </w:pPr>
            <w:r w:rsidRPr="006B7F1A">
              <w:rPr>
                <w:rFonts w:hint="eastAsia"/>
                <w:szCs w:val="21"/>
              </w:rPr>
              <w:t>暂停</w:t>
            </w:r>
            <w:r w:rsidRPr="006B7F1A">
              <w:rPr>
                <w:szCs w:val="21"/>
              </w:rPr>
              <w:t>/</w:t>
            </w:r>
            <w:r w:rsidRPr="006B7F1A">
              <w:rPr>
                <w:rFonts w:hint="eastAsia"/>
                <w:szCs w:val="21"/>
              </w:rPr>
              <w:t>延时</w:t>
            </w:r>
            <w:r w:rsidRPr="006B7F1A">
              <w:rPr>
                <w:szCs w:val="21"/>
              </w:rPr>
              <w:lastRenderedPageBreak/>
              <w:t>dwell</w:t>
            </w:r>
          </w:p>
        </w:tc>
      </w:tr>
      <w:tr w:rsidR="00971C8D" w:rsidRPr="006B7F1A" w:rsidTr="00EA4668">
        <w:trPr>
          <w:trHeight w:val="315"/>
          <w:jc w:val="center"/>
        </w:trPr>
        <w:tc>
          <w:tcPr>
            <w:tcW w:w="675" w:type="dxa"/>
            <w:vAlign w:val="center"/>
          </w:tcPr>
          <w:p w:rsidR="00971C8D" w:rsidRPr="006B7F1A" w:rsidRDefault="00971C8D" w:rsidP="00EA4668">
            <w:pPr>
              <w:jc w:val="center"/>
              <w:rPr>
                <w:szCs w:val="21"/>
              </w:rPr>
            </w:pPr>
            <w:r w:rsidRPr="006B7F1A">
              <w:rPr>
                <w:szCs w:val="21"/>
              </w:rPr>
              <w:lastRenderedPageBreak/>
              <w:t>09</w:t>
            </w:r>
          </w:p>
        </w:tc>
        <w:tc>
          <w:tcPr>
            <w:tcW w:w="851" w:type="dxa"/>
            <w:vAlign w:val="center"/>
          </w:tcPr>
          <w:p w:rsidR="00971C8D" w:rsidRPr="006B7F1A" w:rsidRDefault="00971C8D" w:rsidP="00EA4668">
            <w:pPr>
              <w:jc w:val="center"/>
              <w:rPr>
                <w:szCs w:val="21"/>
              </w:rPr>
            </w:pPr>
            <w:r w:rsidRPr="006B7F1A">
              <w:rPr>
                <w:szCs w:val="21"/>
              </w:rPr>
              <w:t>M2010</w:t>
            </w:r>
          </w:p>
        </w:tc>
        <w:tc>
          <w:tcPr>
            <w:tcW w:w="1701" w:type="dxa"/>
            <w:vAlign w:val="center"/>
          </w:tcPr>
          <w:p w:rsidR="00971C8D" w:rsidRPr="006B7F1A" w:rsidRDefault="00971C8D" w:rsidP="00EA4668">
            <w:pPr>
              <w:jc w:val="center"/>
              <w:rPr>
                <w:szCs w:val="21"/>
              </w:rPr>
            </w:pPr>
            <w:r w:rsidRPr="006B7F1A">
              <w:rPr>
                <w:szCs w:val="21"/>
              </w:rPr>
              <w:t>G90</w:t>
            </w:r>
          </w:p>
        </w:tc>
        <w:tc>
          <w:tcPr>
            <w:tcW w:w="709" w:type="dxa"/>
            <w:vAlign w:val="center"/>
          </w:tcPr>
          <w:p w:rsidR="00971C8D" w:rsidRPr="006B7F1A" w:rsidRDefault="00971C8D" w:rsidP="00EA4668">
            <w:pPr>
              <w:jc w:val="center"/>
              <w:rPr>
                <w:szCs w:val="21"/>
              </w:rPr>
            </w:pPr>
            <w:r w:rsidRPr="006B7F1A">
              <w:rPr>
                <w:szCs w:val="21"/>
              </w:rPr>
              <w:t>0</w:t>
            </w:r>
          </w:p>
        </w:tc>
        <w:tc>
          <w:tcPr>
            <w:tcW w:w="3260" w:type="dxa"/>
            <w:tcBorders>
              <w:top w:val="single" w:sz="6" w:space="0" w:color="auto"/>
              <w:bottom w:val="single" w:sz="6" w:space="0" w:color="auto"/>
              <w:tr2bl w:val="single" w:sz="4" w:space="0" w:color="auto"/>
            </w:tcBorders>
            <w:vAlign w:val="center"/>
          </w:tcPr>
          <w:p w:rsidR="00971C8D" w:rsidRPr="006B7F1A" w:rsidRDefault="00971C8D" w:rsidP="00EA4668">
            <w:pPr>
              <w:jc w:val="center"/>
              <w:rPr>
                <w:szCs w:val="21"/>
              </w:rPr>
            </w:pPr>
          </w:p>
        </w:tc>
        <w:tc>
          <w:tcPr>
            <w:tcW w:w="1326" w:type="dxa"/>
            <w:vAlign w:val="center"/>
          </w:tcPr>
          <w:p w:rsidR="00971C8D" w:rsidRPr="006B7F1A" w:rsidRDefault="00971C8D" w:rsidP="00EA4668">
            <w:pPr>
              <w:jc w:val="center"/>
              <w:rPr>
                <w:szCs w:val="21"/>
              </w:rPr>
            </w:pPr>
            <w:r w:rsidRPr="006B7F1A">
              <w:rPr>
                <w:rFonts w:hint="eastAsia"/>
                <w:szCs w:val="21"/>
              </w:rPr>
              <w:t>绝对坐标</w:t>
            </w:r>
          </w:p>
        </w:tc>
      </w:tr>
      <w:tr w:rsidR="00971C8D" w:rsidRPr="006B7F1A" w:rsidTr="00EA4668">
        <w:trPr>
          <w:trHeight w:val="300"/>
          <w:jc w:val="center"/>
        </w:trPr>
        <w:tc>
          <w:tcPr>
            <w:tcW w:w="675" w:type="dxa"/>
            <w:vAlign w:val="center"/>
          </w:tcPr>
          <w:p w:rsidR="00971C8D" w:rsidRPr="006B7F1A" w:rsidRDefault="00971C8D" w:rsidP="00EA4668">
            <w:pPr>
              <w:jc w:val="center"/>
              <w:rPr>
                <w:szCs w:val="21"/>
              </w:rPr>
            </w:pPr>
            <w:r w:rsidRPr="006B7F1A">
              <w:rPr>
                <w:szCs w:val="21"/>
              </w:rPr>
              <w:t>10</w:t>
            </w:r>
          </w:p>
        </w:tc>
        <w:tc>
          <w:tcPr>
            <w:tcW w:w="851" w:type="dxa"/>
            <w:vAlign w:val="center"/>
          </w:tcPr>
          <w:p w:rsidR="00971C8D" w:rsidRPr="006B7F1A" w:rsidRDefault="00971C8D" w:rsidP="00EA4668">
            <w:pPr>
              <w:jc w:val="center"/>
              <w:rPr>
                <w:szCs w:val="21"/>
              </w:rPr>
            </w:pPr>
            <w:r w:rsidRPr="006B7F1A">
              <w:rPr>
                <w:szCs w:val="21"/>
              </w:rPr>
              <w:t>M2011</w:t>
            </w:r>
          </w:p>
        </w:tc>
        <w:tc>
          <w:tcPr>
            <w:tcW w:w="1701" w:type="dxa"/>
            <w:vAlign w:val="center"/>
          </w:tcPr>
          <w:p w:rsidR="00971C8D" w:rsidRPr="006B7F1A" w:rsidRDefault="00971C8D" w:rsidP="00EA4668">
            <w:pPr>
              <w:jc w:val="center"/>
              <w:rPr>
                <w:szCs w:val="21"/>
              </w:rPr>
            </w:pPr>
            <w:r w:rsidRPr="006B7F1A">
              <w:rPr>
                <w:szCs w:val="21"/>
              </w:rPr>
              <w:t>G91</w:t>
            </w:r>
          </w:p>
        </w:tc>
        <w:tc>
          <w:tcPr>
            <w:tcW w:w="709" w:type="dxa"/>
            <w:vAlign w:val="center"/>
          </w:tcPr>
          <w:p w:rsidR="00971C8D" w:rsidRPr="006B7F1A" w:rsidRDefault="00971C8D" w:rsidP="00EA4668">
            <w:pPr>
              <w:jc w:val="center"/>
              <w:rPr>
                <w:szCs w:val="21"/>
              </w:rPr>
            </w:pPr>
            <w:r w:rsidRPr="006B7F1A">
              <w:rPr>
                <w:szCs w:val="21"/>
              </w:rPr>
              <w:t>0</w:t>
            </w:r>
          </w:p>
        </w:tc>
        <w:tc>
          <w:tcPr>
            <w:tcW w:w="3260" w:type="dxa"/>
            <w:tcBorders>
              <w:top w:val="single" w:sz="6" w:space="0" w:color="auto"/>
              <w:bottom w:val="single" w:sz="6" w:space="0" w:color="auto"/>
              <w:tr2bl w:val="single" w:sz="4" w:space="0" w:color="auto"/>
            </w:tcBorders>
            <w:vAlign w:val="center"/>
          </w:tcPr>
          <w:p w:rsidR="00971C8D" w:rsidRPr="006B7F1A" w:rsidRDefault="00971C8D" w:rsidP="00EA4668">
            <w:pPr>
              <w:jc w:val="center"/>
              <w:rPr>
                <w:szCs w:val="21"/>
              </w:rPr>
            </w:pPr>
          </w:p>
        </w:tc>
        <w:tc>
          <w:tcPr>
            <w:tcW w:w="1326" w:type="dxa"/>
            <w:vAlign w:val="center"/>
          </w:tcPr>
          <w:p w:rsidR="00971C8D" w:rsidRPr="006B7F1A" w:rsidRDefault="00971C8D" w:rsidP="00EA4668">
            <w:pPr>
              <w:jc w:val="center"/>
              <w:rPr>
                <w:szCs w:val="21"/>
              </w:rPr>
            </w:pPr>
            <w:r w:rsidRPr="006B7F1A">
              <w:rPr>
                <w:rFonts w:hint="eastAsia"/>
                <w:szCs w:val="21"/>
              </w:rPr>
              <w:t>增量坐标</w:t>
            </w:r>
          </w:p>
        </w:tc>
      </w:tr>
      <w:tr w:rsidR="00971C8D" w:rsidRPr="006B7F1A" w:rsidTr="00EA4668">
        <w:trPr>
          <w:trHeight w:val="315"/>
          <w:jc w:val="center"/>
        </w:trPr>
        <w:tc>
          <w:tcPr>
            <w:tcW w:w="675" w:type="dxa"/>
            <w:vAlign w:val="center"/>
          </w:tcPr>
          <w:p w:rsidR="00971C8D" w:rsidRPr="006B7F1A" w:rsidRDefault="00971C8D" w:rsidP="00EA4668">
            <w:pPr>
              <w:jc w:val="center"/>
              <w:rPr>
                <w:szCs w:val="21"/>
              </w:rPr>
            </w:pPr>
            <w:r w:rsidRPr="006B7F1A">
              <w:rPr>
                <w:szCs w:val="21"/>
              </w:rPr>
              <w:t>11</w:t>
            </w:r>
          </w:p>
        </w:tc>
        <w:tc>
          <w:tcPr>
            <w:tcW w:w="851" w:type="dxa"/>
            <w:vAlign w:val="center"/>
          </w:tcPr>
          <w:p w:rsidR="00971C8D" w:rsidRPr="006B7F1A" w:rsidRDefault="00971C8D" w:rsidP="00EA4668">
            <w:pPr>
              <w:jc w:val="center"/>
              <w:rPr>
                <w:szCs w:val="21"/>
              </w:rPr>
            </w:pPr>
            <w:r w:rsidRPr="006B7F1A">
              <w:rPr>
                <w:szCs w:val="21"/>
              </w:rPr>
              <w:t>M2012</w:t>
            </w:r>
          </w:p>
        </w:tc>
        <w:tc>
          <w:tcPr>
            <w:tcW w:w="1701" w:type="dxa"/>
            <w:vAlign w:val="center"/>
          </w:tcPr>
          <w:p w:rsidR="00971C8D" w:rsidRPr="006B7F1A" w:rsidRDefault="00971C8D" w:rsidP="00EA4668">
            <w:pPr>
              <w:jc w:val="center"/>
              <w:rPr>
                <w:szCs w:val="21"/>
              </w:rPr>
            </w:pPr>
            <w:r w:rsidRPr="006B7F1A">
              <w:rPr>
                <w:szCs w:val="21"/>
              </w:rPr>
              <w:t>M00 _</w:t>
            </w:r>
          </w:p>
        </w:tc>
        <w:tc>
          <w:tcPr>
            <w:tcW w:w="709" w:type="dxa"/>
            <w:vAlign w:val="center"/>
          </w:tcPr>
          <w:p w:rsidR="00971C8D" w:rsidRPr="006B7F1A" w:rsidRDefault="00971C8D" w:rsidP="00EA4668">
            <w:pPr>
              <w:jc w:val="center"/>
              <w:rPr>
                <w:szCs w:val="21"/>
              </w:rPr>
            </w:pPr>
            <w:r w:rsidRPr="006B7F1A">
              <w:rPr>
                <w:szCs w:val="21"/>
              </w:rPr>
              <w:t>1</w:t>
            </w:r>
          </w:p>
        </w:tc>
        <w:tc>
          <w:tcPr>
            <w:tcW w:w="3260" w:type="dxa"/>
            <w:tcBorders>
              <w:top w:val="single" w:sz="6" w:space="0" w:color="auto"/>
              <w:bottom w:val="single" w:sz="6" w:space="0" w:color="auto"/>
              <w:tr2bl w:val="single" w:sz="4" w:space="0" w:color="auto"/>
            </w:tcBorders>
            <w:vAlign w:val="center"/>
          </w:tcPr>
          <w:p w:rsidR="00971C8D" w:rsidRPr="006B7F1A" w:rsidRDefault="00971C8D" w:rsidP="00EA4668">
            <w:pPr>
              <w:jc w:val="center"/>
              <w:rPr>
                <w:szCs w:val="21"/>
              </w:rPr>
            </w:pPr>
          </w:p>
        </w:tc>
        <w:tc>
          <w:tcPr>
            <w:tcW w:w="1326" w:type="dxa"/>
            <w:vAlign w:val="center"/>
          </w:tcPr>
          <w:p w:rsidR="00971C8D" w:rsidRPr="006B7F1A" w:rsidRDefault="00971C8D" w:rsidP="00EA4668">
            <w:pPr>
              <w:jc w:val="center"/>
              <w:rPr>
                <w:szCs w:val="21"/>
              </w:rPr>
            </w:pPr>
            <w:r w:rsidRPr="006B7F1A">
              <w:rPr>
                <w:rFonts w:hint="eastAsia"/>
                <w:szCs w:val="21"/>
              </w:rPr>
              <w:t>夹爪输出</w:t>
            </w:r>
          </w:p>
        </w:tc>
      </w:tr>
      <w:tr w:rsidR="00971C8D" w:rsidRPr="006B7F1A" w:rsidTr="00EA4668">
        <w:trPr>
          <w:trHeight w:val="300"/>
          <w:jc w:val="center"/>
        </w:trPr>
        <w:tc>
          <w:tcPr>
            <w:tcW w:w="675" w:type="dxa"/>
            <w:vAlign w:val="center"/>
          </w:tcPr>
          <w:p w:rsidR="00971C8D" w:rsidRPr="006B7F1A" w:rsidRDefault="00971C8D" w:rsidP="00EA4668">
            <w:pPr>
              <w:jc w:val="center"/>
              <w:rPr>
                <w:szCs w:val="21"/>
              </w:rPr>
            </w:pPr>
            <w:r w:rsidRPr="006B7F1A">
              <w:rPr>
                <w:szCs w:val="21"/>
              </w:rPr>
              <w:t>12</w:t>
            </w:r>
          </w:p>
        </w:tc>
        <w:tc>
          <w:tcPr>
            <w:tcW w:w="851" w:type="dxa"/>
            <w:vAlign w:val="center"/>
          </w:tcPr>
          <w:p w:rsidR="00971C8D" w:rsidRPr="006B7F1A" w:rsidRDefault="00971C8D" w:rsidP="00EA4668">
            <w:pPr>
              <w:jc w:val="center"/>
              <w:rPr>
                <w:szCs w:val="21"/>
              </w:rPr>
            </w:pPr>
            <w:r w:rsidRPr="006B7F1A">
              <w:rPr>
                <w:szCs w:val="21"/>
              </w:rPr>
              <w:t>M2013</w:t>
            </w:r>
          </w:p>
        </w:tc>
        <w:tc>
          <w:tcPr>
            <w:tcW w:w="1701" w:type="dxa"/>
            <w:vAlign w:val="center"/>
          </w:tcPr>
          <w:p w:rsidR="00971C8D" w:rsidRPr="006B7F1A" w:rsidRDefault="00971C8D" w:rsidP="00EA4668">
            <w:pPr>
              <w:jc w:val="center"/>
              <w:rPr>
                <w:szCs w:val="21"/>
              </w:rPr>
            </w:pPr>
            <w:r w:rsidRPr="006B7F1A">
              <w:rPr>
                <w:szCs w:val="21"/>
              </w:rPr>
              <w:t>M01 _</w:t>
            </w:r>
          </w:p>
        </w:tc>
        <w:tc>
          <w:tcPr>
            <w:tcW w:w="709" w:type="dxa"/>
            <w:vAlign w:val="center"/>
          </w:tcPr>
          <w:p w:rsidR="00971C8D" w:rsidRPr="006B7F1A" w:rsidRDefault="00971C8D" w:rsidP="00EA4668">
            <w:pPr>
              <w:jc w:val="center"/>
              <w:rPr>
                <w:szCs w:val="21"/>
              </w:rPr>
            </w:pPr>
            <w:r w:rsidRPr="006B7F1A">
              <w:rPr>
                <w:szCs w:val="21"/>
              </w:rPr>
              <w:t>1</w:t>
            </w:r>
          </w:p>
        </w:tc>
        <w:tc>
          <w:tcPr>
            <w:tcW w:w="3260" w:type="dxa"/>
            <w:tcBorders>
              <w:top w:val="single" w:sz="6" w:space="0" w:color="auto"/>
              <w:bottom w:val="single" w:sz="6" w:space="0" w:color="auto"/>
              <w:tr2bl w:val="single" w:sz="4" w:space="0" w:color="auto"/>
            </w:tcBorders>
            <w:vAlign w:val="center"/>
          </w:tcPr>
          <w:p w:rsidR="00971C8D" w:rsidRPr="006B7F1A" w:rsidRDefault="00971C8D" w:rsidP="00EA4668">
            <w:pPr>
              <w:jc w:val="center"/>
              <w:rPr>
                <w:szCs w:val="21"/>
              </w:rPr>
            </w:pPr>
          </w:p>
        </w:tc>
        <w:tc>
          <w:tcPr>
            <w:tcW w:w="1326" w:type="dxa"/>
            <w:vAlign w:val="center"/>
          </w:tcPr>
          <w:p w:rsidR="00971C8D" w:rsidRPr="006B7F1A" w:rsidRDefault="00971C8D" w:rsidP="00EA4668">
            <w:pPr>
              <w:jc w:val="center"/>
              <w:rPr>
                <w:szCs w:val="21"/>
              </w:rPr>
            </w:pPr>
            <w:r w:rsidRPr="006B7F1A">
              <w:rPr>
                <w:rFonts w:hint="eastAsia"/>
                <w:szCs w:val="21"/>
              </w:rPr>
              <w:t>送料退料</w:t>
            </w:r>
          </w:p>
        </w:tc>
      </w:tr>
      <w:tr w:rsidR="00971C8D" w:rsidRPr="006B7F1A" w:rsidTr="00EA4668">
        <w:trPr>
          <w:trHeight w:val="315"/>
          <w:jc w:val="center"/>
        </w:trPr>
        <w:tc>
          <w:tcPr>
            <w:tcW w:w="675" w:type="dxa"/>
            <w:vAlign w:val="center"/>
          </w:tcPr>
          <w:p w:rsidR="00971C8D" w:rsidRPr="006B7F1A" w:rsidRDefault="00971C8D" w:rsidP="00EA4668">
            <w:pPr>
              <w:jc w:val="center"/>
              <w:rPr>
                <w:szCs w:val="21"/>
              </w:rPr>
            </w:pPr>
            <w:r w:rsidRPr="006B7F1A">
              <w:rPr>
                <w:szCs w:val="21"/>
              </w:rPr>
              <w:t>13</w:t>
            </w:r>
          </w:p>
        </w:tc>
        <w:tc>
          <w:tcPr>
            <w:tcW w:w="851" w:type="dxa"/>
            <w:vAlign w:val="center"/>
          </w:tcPr>
          <w:p w:rsidR="00971C8D" w:rsidRPr="006B7F1A" w:rsidRDefault="00971C8D" w:rsidP="00EA4668">
            <w:pPr>
              <w:jc w:val="center"/>
              <w:rPr>
                <w:szCs w:val="21"/>
              </w:rPr>
            </w:pPr>
            <w:r w:rsidRPr="006B7F1A">
              <w:rPr>
                <w:szCs w:val="21"/>
              </w:rPr>
              <w:t>M2014</w:t>
            </w:r>
          </w:p>
        </w:tc>
        <w:tc>
          <w:tcPr>
            <w:tcW w:w="1701" w:type="dxa"/>
            <w:vAlign w:val="center"/>
          </w:tcPr>
          <w:p w:rsidR="00971C8D" w:rsidRPr="006B7F1A" w:rsidRDefault="00971C8D" w:rsidP="00EA4668">
            <w:pPr>
              <w:jc w:val="center"/>
              <w:rPr>
                <w:szCs w:val="21"/>
              </w:rPr>
            </w:pPr>
            <w:r w:rsidRPr="006B7F1A">
              <w:rPr>
                <w:szCs w:val="21"/>
              </w:rPr>
              <w:t>M02 _</w:t>
            </w:r>
          </w:p>
        </w:tc>
        <w:tc>
          <w:tcPr>
            <w:tcW w:w="709" w:type="dxa"/>
            <w:vAlign w:val="center"/>
          </w:tcPr>
          <w:p w:rsidR="00971C8D" w:rsidRPr="006B7F1A" w:rsidRDefault="00971C8D" w:rsidP="00EA4668">
            <w:pPr>
              <w:jc w:val="center"/>
              <w:rPr>
                <w:szCs w:val="21"/>
              </w:rPr>
            </w:pPr>
            <w:r w:rsidRPr="006B7F1A">
              <w:rPr>
                <w:szCs w:val="21"/>
              </w:rPr>
              <w:t>1</w:t>
            </w:r>
          </w:p>
        </w:tc>
        <w:tc>
          <w:tcPr>
            <w:tcW w:w="3260" w:type="dxa"/>
            <w:tcBorders>
              <w:top w:val="single" w:sz="6" w:space="0" w:color="auto"/>
              <w:tr2bl w:val="single" w:sz="4" w:space="0" w:color="auto"/>
            </w:tcBorders>
            <w:vAlign w:val="center"/>
          </w:tcPr>
          <w:p w:rsidR="00971C8D" w:rsidRPr="006B7F1A" w:rsidRDefault="00971C8D" w:rsidP="00EA4668">
            <w:pPr>
              <w:jc w:val="center"/>
              <w:rPr>
                <w:szCs w:val="21"/>
              </w:rPr>
            </w:pPr>
          </w:p>
        </w:tc>
        <w:tc>
          <w:tcPr>
            <w:tcW w:w="1326" w:type="dxa"/>
            <w:vAlign w:val="center"/>
          </w:tcPr>
          <w:p w:rsidR="00971C8D" w:rsidRPr="006B7F1A" w:rsidRDefault="00971C8D" w:rsidP="00EA4668">
            <w:pPr>
              <w:jc w:val="center"/>
              <w:rPr>
                <w:szCs w:val="21"/>
              </w:rPr>
            </w:pPr>
            <w:r w:rsidRPr="006B7F1A">
              <w:rPr>
                <w:rFonts w:hint="eastAsia"/>
                <w:szCs w:val="21"/>
              </w:rPr>
              <w:t>退线</w:t>
            </w:r>
          </w:p>
        </w:tc>
      </w:tr>
    </w:tbl>
    <w:p w:rsidR="00971C8D" w:rsidRPr="006B7F1A" w:rsidRDefault="00971C8D" w:rsidP="00971C8D">
      <w:pPr>
        <w:spacing w:beforeLines="50" w:before="156"/>
        <w:ind w:firstLineChars="150" w:firstLine="315"/>
        <w:rPr>
          <w:rFonts w:hint="eastAsia"/>
        </w:rPr>
      </w:pPr>
    </w:p>
    <w:p w:rsidR="00971C8D" w:rsidRPr="006B7F1A" w:rsidRDefault="00971C8D" w:rsidP="00971C8D">
      <w:pPr>
        <w:ind w:firstLineChars="200" w:firstLine="420"/>
        <w:rPr>
          <w:rFonts w:hint="eastAsia"/>
        </w:rPr>
      </w:pPr>
      <w:r>
        <w:rPr>
          <w:rFonts w:hint="eastAsia"/>
        </w:rPr>
        <w:t>然后在数控程序编辑环境</w:t>
      </w:r>
      <w:r>
        <w:rPr>
          <w:rFonts w:hint="eastAsia"/>
        </w:rPr>
        <w:t>ComEditorX</w:t>
      </w:r>
      <w:r>
        <w:rPr>
          <w:rFonts w:hint="eastAsia"/>
        </w:rPr>
        <w:t>中完成数控语言程序的编写、调试、编译和下载，如图</w:t>
      </w:r>
      <w:r>
        <w:rPr>
          <w:rFonts w:hint="eastAsia"/>
        </w:rPr>
        <w:t>7.3</w:t>
      </w:r>
      <w:r>
        <w:rPr>
          <w:rFonts w:hint="eastAsia"/>
        </w:rPr>
        <w:t>所示，图</w:t>
      </w:r>
      <w:r>
        <w:rPr>
          <w:rFonts w:hint="eastAsia"/>
        </w:rPr>
        <w:t>7.4</w:t>
      </w:r>
      <w:r>
        <w:rPr>
          <w:rFonts w:hint="eastAsia"/>
        </w:rPr>
        <w:t>为绕线机</w:t>
      </w:r>
      <w:r>
        <w:rPr>
          <w:rFonts w:hint="eastAsia"/>
        </w:rPr>
        <w:t>CNC</w:t>
      </w:r>
      <w:r>
        <w:rPr>
          <w:rFonts w:hint="eastAsia"/>
        </w:rPr>
        <w:t>程序段实例。</w:t>
      </w:r>
    </w:p>
    <w:p w:rsidR="00971C8D" w:rsidRDefault="00505DBC" w:rsidP="00971C8D">
      <w:pPr>
        <w:ind w:firstLineChars="200" w:firstLine="420"/>
        <w:rPr>
          <w:rFonts w:hint="eastAsia"/>
          <w:noProof/>
        </w:rPr>
      </w:pPr>
      <w:r w:rsidRPr="006B7F1A">
        <w:rPr>
          <w:rFonts w:hint="eastAsia"/>
          <w:noProof/>
        </w:rPr>
        <w:drawing>
          <wp:inline distT="0" distB="0" distL="0" distR="0">
            <wp:extent cx="4711065" cy="324104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1065" cy="3241040"/>
                    </a:xfrm>
                    <a:prstGeom prst="rect">
                      <a:avLst/>
                    </a:prstGeom>
                    <a:noFill/>
                    <a:ln>
                      <a:noFill/>
                    </a:ln>
                  </pic:spPr>
                </pic:pic>
              </a:graphicData>
            </a:graphic>
          </wp:inline>
        </w:drawing>
      </w:r>
    </w:p>
    <w:p w:rsidR="00971C8D" w:rsidRPr="006B7F1A" w:rsidRDefault="00971C8D" w:rsidP="00971C8D">
      <w:pPr>
        <w:ind w:firstLineChars="200" w:firstLine="420"/>
        <w:jc w:val="center"/>
        <w:rPr>
          <w:rFonts w:hint="eastAsia"/>
          <w:noProof/>
        </w:rPr>
      </w:pPr>
      <w:r w:rsidRPr="006B7F1A">
        <w:rPr>
          <w:rFonts w:hint="eastAsia"/>
        </w:rPr>
        <w:t>图</w:t>
      </w:r>
      <w:r w:rsidRPr="006B7F1A">
        <w:rPr>
          <w:rFonts w:hint="eastAsia"/>
        </w:rPr>
        <w:t xml:space="preserve"> 7.3 </w:t>
      </w:r>
      <w:r>
        <w:rPr>
          <w:rFonts w:hint="eastAsia"/>
        </w:rPr>
        <w:t>C</w:t>
      </w:r>
      <w:r w:rsidRPr="006B7F1A">
        <w:rPr>
          <w:rFonts w:hint="eastAsia"/>
        </w:rPr>
        <w:t>NC</w:t>
      </w:r>
      <w:r w:rsidRPr="006B7F1A">
        <w:rPr>
          <w:rFonts w:hint="eastAsia"/>
        </w:rPr>
        <w:t>指令编译器</w:t>
      </w:r>
    </w:p>
    <w:p w:rsidR="00971C8D" w:rsidRPr="006B7F1A" w:rsidRDefault="00971C8D" w:rsidP="00971C8D">
      <w:pPr>
        <w:rPr>
          <w:rFonts w:hint="eastAsia"/>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752"/>
        <w:gridCol w:w="3703"/>
      </w:tblGrid>
      <w:tr w:rsidR="00971C8D" w:rsidRPr="006B7F1A" w:rsidTr="00EA4668">
        <w:trPr>
          <w:trHeight w:val="4692"/>
          <w:jc w:val="center"/>
        </w:trPr>
        <w:tc>
          <w:tcPr>
            <w:tcW w:w="3752" w:type="dxa"/>
            <w:tcBorders>
              <w:top w:val="single" w:sz="4" w:space="0" w:color="auto"/>
              <w:bottom w:val="single" w:sz="4" w:space="0" w:color="auto"/>
            </w:tcBorders>
          </w:tcPr>
          <w:p w:rsidR="00971C8D" w:rsidRPr="006B7F1A" w:rsidRDefault="00971C8D" w:rsidP="00EA4668">
            <w:r w:rsidRPr="006B7F1A">
              <w:t>%</w:t>
            </w:r>
            <w:r w:rsidRPr="006B7F1A">
              <w:rPr>
                <w:rFonts w:hint="eastAsia"/>
              </w:rPr>
              <w:t>绕线机数控程序代码</w:t>
            </w:r>
          </w:p>
          <w:p w:rsidR="00971C8D" w:rsidRPr="006B7F1A" w:rsidRDefault="00971C8D" w:rsidP="00EA4668">
            <w:r w:rsidRPr="006B7F1A">
              <w:t>M1 N0   %</w:t>
            </w:r>
            <w:r w:rsidRPr="006B7F1A">
              <w:rPr>
                <w:rFonts w:hint="eastAsia"/>
              </w:rPr>
              <w:t>送料</w:t>
            </w:r>
          </w:p>
          <w:p w:rsidR="00971C8D" w:rsidRPr="006B7F1A" w:rsidRDefault="00971C8D" w:rsidP="00EA4668">
            <w:r w:rsidRPr="006B7F1A">
              <w:t>M1 N1   %</w:t>
            </w:r>
            <w:r w:rsidRPr="006B7F1A">
              <w:rPr>
                <w:rFonts w:hint="eastAsia"/>
              </w:rPr>
              <w:t>送料返回</w:t>
            </w:r>
          </w:p>
          <w:p w:rsidR="00971C8D" w:rsidRPr="006B7F1A" w:rsidRDefault="00971C8D" w:rsidP="00EA4668">
            <w:r w:rsidRPr="006B7F1A">
              <w:t xml:space="preserve">G00 X12.00 Y33.500 Z24.000 S50  </w:t>
            </w:r>
          </w:p>
          <w:p w:rsidR="00971C8D" w:rsidRPr="006B7F1A" w:rsidRDefault="00971C8D" w:rsidP="00EA4668">
            <w:r w:rsidRPr="006B7F1A">
              <w:t>G02CCW R1.8 N0.003 Z-0.600 S25</w:t>
            </w:r>
          </w:p>
          <w:p w:rsidR="00971C8D" w:rsidRPr="006B7F1A" w:rsidRDefault="00971C8D" w:rsidP="00EA4668">
            <w:r w:rsidRPr="006B7F1A">
              <w:t>M0 N3</w:t>
            </w:r>
          </w:p>
          <w:p w:rsidR="00971C8D" w:rsidRPr="006B7F1A" w:rsidRDefault="00971C8D" w:rsidP="00EA4668">
            <w:r w:rsidRPr="006B7F1A">
              <w:t>M0 N4</w:t>
            </w:r>
          </w:p>
          <w:p w:rsidR="00971C8D" w:rsidRPr="006B7F1A" w:rsidRDefault="00971C8D" w:rsidP="00EA4668">
            <w:r w:rsidRPr="006B7F1A">
              <w:t>G00 X12.00 Y35.500 Z22.000 S50</w:t>
            </w:r>
          </w:p>
          <w:p w:rsidR="00971C8D" w:rsidRPr="006B7F1A" w:rsidRDefault="00971C8D" w:rsidP="00EA4668">
            <w:r w:rsidRPr="006B7F1A">
              <w:t>G00 X11.00 Y36.500 Z22.000 S50</w:t>
            </w:r>
          </w:p>
          <w:p w:rsidR="00971C8D" w:rsidRPr="006B7F1A" w:rsidRDefault="00971C8D" w:rsidP="00EA4668">
            <w:r w:rsidRPr="006B7F1A">
              <w:t>M0 N1</w:t>
            </w:r>
          </w:p>
          <w:p w:rsidR="00971C8D" w:rsidRPr="006B7F1A" w:rsidRDefault="00971C8D" w:rsidP="00EA4668">
            <w:r w:rsidRPr="006B7F1A">
              <w:t>M2 N0</w:t>
            </w:r>
          </w:p>
          <w:p w:rsidR="00971C8D" w:rsidRPr="006B7F1A" w:rsidRDefault="00971C8D" w:rsidP="00EA4668">
            <w:r w:rsidRPr="006B7F1A">
              <w:t>M2 N1</w:t>
            </w:r>
          </w:p>
          <w:p w:rsidR="00971C8D" w:rsidRPr="006B7F1A" w:rsidRDefault="00971C8D" w:rsidP="00EA4668">
            <w:r w:rsidRPr="006B7F1A">
              <w:t>M0 N2</w:t>
            </w:r>
          </w:p>
          <w:p w:rsidR="00971C8D" w:rsidRPr="006B7F1A" w:rsidRDefault="00971C8D" w:rsidP="00EA4668">
            <w:r w:rsidRPr="006B7F1A">
              <w:t>G00U U360 S0.8</w:t>
            </w:r>
          </w:p>
          <w:p w:rsidR="00971C8D" w:rsidRPr="006B7F1A" w:rsidRDefault="00971C8D" w:rsidP="00EA4668">
            <w:r w:rsidRPr="006B7F1A">
              <w:t>G00 X11.00 Y36.500 Z16.000 S50</w:t>
            </w:r>
          </w:p>
        </w:tc>
        <w:tc>
          <w:tcPr>
            <w:tcW w:w="3703" w:type="dxa"/>
            <w:tcBorders>
              <w:top w:val="single" w:sz="4" w:space="0" w:color="auto"/>
              <w:bottom w:val="single" w:sz="4" w:space="0" w:color="auto"/>
            </w:tcBorders>
          </w:tcPr>
          <w:p w:rsidR="00971C8D" w:rsidRPr="006B7F1A" w:rsidRDefault="00971C8D" w:rsidP="00EA4668">
            <w:r w:rsidRPr="006B7F1A">
              <w:t>G00 X11.20 Y28.000 Z16.000 S50</w:t>
            </w:r>
          </w:p>
          <w:p w:rsidR="00971C8D" w:rsidRPr="006B7F1A" w:rsidRDefault="00971C8D" w:rsidP="00EA4668">
            <w:r w:rsidRPr="006B7F1A">
              <w:t>G00CW X18.500 N0.88 D0.076 S20</w:t>
            </w:r>
          </w:p>
          <w:p w:rsidR="00971C8D" w:rsidRPr="006B7F1A" w:rsidRDefault="00971C8D" w:rsidP="00EA4668">
            <w:r w:rsidRPr="006B7F1A">
              <w:t>G00CW X11.200 N0.88 D0.079 S20</w:t>
            </w:r>
          </w:p>
          <w:p w:rsidR="00971C8D" w:rsidRPr="006B7F1A" w:rsidRDefault="00971C8D" w:rsidP="00EA4668">
            <w:r w:rsidRPr="006B7F1A">
              <w:t>G00 X12.00 Y22.000 Z24.000 S50</w:t>
            </w:r>
          </w:p>
          <w:p w:rsidR="00971C8D" w:rsidRPr="006B7F1A" w:rsidRDefault="00971C8D" w:rsidP="00EA4668">
            <w:r w:rsidRPr="006B7F1A">
              <w:t>G02CCW R1.8 N0.003 Z-0.600 S25</w:t>
            </w:r>
          </w:p>
          <w:p w:rsidR="00971C8D" w:rsidRPr="006B7F1A" w:rsidRDefault="00971C8D" w:rsidP="00EA4668">
            <w:r w:rsidRPr="006B7F1A">
              <w:t>G00 X12.00 Y16.000 Z23.400 S50</w:t>
            </w:r>
          </w:p>
          <w:p w:rsidR="00971C8D" w:rsidRPr="006B7F1A" w:rsidRDefault="00971C8D" w:rsidP="00EA4668">
            <w:r w:rsidRPr="006B7F1A">
              <w:t>G00 X5.00 Y-2.00 Z28.000 S50</w:t>
            </w:r>
          </w:p>
          <w:p w:rsidR="00971C8D" w:rsidRPr="006B7F1A" w:rsidRDefault="00971C8D" w:rsidP="00EA4668">
            <w:r w:rsidRPr="006B7F1A">
              <w:t>M0 N1</w:t>
            </w:r>
          </w:p>
          <w:p w:rsidR="00971C8D" w:rsidRPr="006B7F1A" w:rsidRDefault="00971C8D" w:rsidP="00EA4668">
            <w:r w:rsidRPr="006B7F1A">
              <w:t>G00 X8.00 Y-2.00 Z28.000 S50</w:t>
            </w:r>
          </w:p>
          <w:p w:rsidR="00971C8D" w:rsidRPr="006B7F1A" w:rsidRDefault="00971C8D" w:rsidP="00EA4668">
            <w:r w:rsidRPr="006B7F1A">
              <w:t>G00 X8.00 Y-2.00 Z32.000 S50</w:t>
            </w:r>
          </w:p>
          <w:p w:rsidR="00971C8D" w:rsidRPr="006B7F1A" w:rsidRDefault="00971C8D" w:rsidP="00EA4668">
            <w:r w:rsidRPr="006B7F1A">
              <w:t>M0 N2</w:t>
            </w:r>
          </w:p>
          <w:p w:rsidR="00971C8D" w:rsidRPr="006B7F1A" w:rsidRDefault="00971C8D" w:rsidP="00EA4668">
            <w:r w:rsidRPr="006B7F1A">
              <w:t>G00 X0.00 Y0.00 Z0.000 S50</w:t>
            </w:r>
          </w:p>
          <w:p w:rsidR="00971C8D" w:rsidRPr="006B7F1A" w:rsidRDefault="00971C8D" w:rsidP="00EA4668">
            <w:r w:rsidRPr="006B7F1A">
              <w:t>M0 N3</w:t>
            </w:r>
          </w:p>
          <w:p w:rsidR="00971C8D" w:rsidRPr="006B7F1A" w:rsidRDefault="00971C8D" w:rsidP="00EA4668">
            <w:r w:rsidRPr="006B7F1A">
              <w:t>M0 N4</w:t>
            </w:r>
          </w:p>
          <w:p w:rsidR="00971C8D" w:rsidRPr="006B7F1A" w:rsidRDefault="00971C8D" w:rsidP="00EA4668">
            <w:r w:rsidRPr="006B7F1A">
              <w:t>FINISH        %</w:t>
            </w:r>
            <w:r w:rsidRPr="006B7F1A">
              <w:rPr>
                <w:rFonts w:hint="eastAsia"/>
              </w:rPr>
              <w:t>程序结束</w:t>
            </w:r>
          </w:p>
        </w:tc>
      </w:tr>
    </w:tbl>
    <w:p w:rsidR="00971C8D" w:rsidRPr="006B7F1A" w:rsidRDefault="00971C8D" w:rsidP="00971C8D">
      <w:pPr>
        <w:jc w:val="center"/>
        <w:rPr>
          <w:rFonts w:hint="eastAsia"/>
        </w:rPr>
      </w:pPr>
      <w:r w:rsidRPr="006B7F1A">
        <w:rPr>
          <w:rFonts w:hint="eastAsia"/>
        </w:rPr>
        <w:lastRenderedPageBreak/>
        <w:t>图</w:t>
      </w:r>
      <w:r w:rsidRPr="006B7F1A">
        <w:rPr>
          <w:rFonts w:hint="eastAsia"/>
        </w:rPr>
        <w:t>7.4</w:t>
      </w:r>
      <w:r>
        <w:rPr>
          <w:rFonts w:hint="eastAsia"/>
        </w:rPr>
        <w:t xml:space="preserve"> </w:t>
      </w:r>
      <w:r>
        <w:rPr>
          <w:rFonts w:hint="eastAsia"/>
        </w:rPr>
        <w:t>绕线机</w:t>
      </w:r>
      <w:r>
        <w:rPr>
          <w:rFonts w:hint="eastAsia"/>
        </w:rPr>
        <w:t>CNC</w:t>
      </w:r>
      <w:r>
        <w:rPr>
          <w:rFonts w:hint="eastAsia"/>
        </w:rPr>
        <w:t>程序段实例</w:t>
      </w:r>
    </w:p>
    <w:p w:rsidR="00971C8D" w:rsidRPr="006B7F1A" w:rsidRDefault="00971C8D" w:rsidP="00971C8D">
      <w:pPr>
        <w:pStyle w:val="3"/>
        <w:numPr>
          <w:ilvl w:val="1"/>
          <w:numId w:val="48"/>
        </w:numPr>
        <w:rPr>
          <w:rFonts w:hint="eastAsia"/>
        </w:rPr>
      </w:pPr>
      <w:r w:rsidRPr="006B7F1A">
        <w:rPr>
          <w:rFonts w:hint="eastAsia"/>
        </w:rPr>
        <w:t>梯形图实现</w:t>
      </w:r>
      <w:r w:rsidRPr="006B7F1A">
        <w:t xml:space="preserve"> </w:t>
      </w:r>
    </w:p>
    <w:p w:rsidR="00971C8D" w:rsidRPr="006B7F1A" w:rsidRDefault="00971C8D" w:rsidP="00971C8D">
      <w:pPr>
        <w:ind w:firstLineChars="200" w:firstLine="420"/>
        <w:rPr>
          <w:rFonts w:hint="eastAsia"/>
        </w:rPr>
      </w:pPr>
      <w:r>
        <w:rPr>
          <w:rFonts w:hint="eastAsia"/>
        </w:rPr>
        <w:t>在控制程序设计环境中用梯形图实现</w:t>
      </w:r>
      <w:r w:rsidRPr="006B7F1A">
        <w:rPr>
          <w:rFonts w:hint="eastAsia"/>
        </w:rPr>
        <w:t>每条</w:t>
      </w:r>
      <w:r>
        <w:rPr>
          <w:rFonts w:hint="eastAsia"/>
        </w:rPr>
        <w:t>CNC</w:t>
      </w:r>
      <w:r w:rsidRPr="006B7F1A">
        <w:rPr>
          <w:rFonts w:hint="eastAsia"/>
        </w:rPr>
        <w:t>指令</w:t>
      </w:r>
      <w:r>
        <w:rPr>
          <w:rFonts w:hint="eastAsia"/>
        </w:rPr>
        <w:t>的基本功能，如图</w:t>
      </w:r>
      <w:r>
        <w:rPr>
          <w:rFonts w:hint="eastAsia"/>
        </w:rPr>
        <w:t>7.5</w:t>
      </w:r>
      <w:r>
        <w:rPr>
          <w:rFonts w:hint="eastAsia"/>
        </w:rPr>
        <w:t>所示，编写后的程序编译后下载到</w:t>
      </w:r>
      <w:r>
        <w:rPr>
          <w:rFonts w:hint="eastAsia"/>
        </w:rPr>
        <w:t>PLC</w:t>
      </w:r>
      <w:r>
        <w:rPr>
          <w:rFonts w:hint="eastAsia"/>
        </w:rPr>
        <w:t>。</w:t>
      </w:r>
    </w:p>
    <w:p w:rsidR="00971C8D" w:rsidRPr="006B7F1A" w:rsidRDefault="00971C8D" w:rsidP="00971C8D">
      <w:pPr>
        <w:jc w:val="center"/>
        <w:rPr>
          <w:rFonts w:hint="eastAsia"/>
        </w:rPr>
      </w:pPr>
    </w:p>
    <w:p w:rsidR="00971C8D" w:rsidRDefault="00505DBC" w:rsidP="00971C8D">
      <w:pPr>
        <w:rPr>
          <w:rFonts w:hint="eastAsia"/>
          <w:noProof/>
        </w:rPr>
      </w:pPr>
      <w:r w:rsidRPr="006B7F1A">
        <w:rPr>
          <w:rFonts w:hint="eastAsia"/>
          <w:noProof/>
        </w:rPr>
        <w:drawing>
          <wp:inline distT="0" distB="0" distL="0" distR="0">
            <wp:extent cx="4800600" cy="318262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600" cy="3182620"/>
                    </a:xfrm>
                    <a:prstGeom prst="rect">
                      <a:avLst/>
                    </a:prstGeom>
                    <a:noFill/>
                    <a:ln>
                      <a:noFill/>
                    </a:ln>
                  </pic:spPr>
                </pic:pic>
              </a:graphicData>
            </a:graphic>
          </wp:inline>
        </w:drawing>
      </w:r>
    </w:p>
    <w:p w:rsidR="00971C8D" w:rsidRPr="006B7F1A" w:rsidRDefault="00971C8D" w:rsidP="00971C8D">
      <w:pPr>
        <w:jc w:val="center"/>
        <w:rPr>
          <w:rFonts w:hint="eastAsia"/>
        </w:rPr>
      </w:pPr>
      <w:r w:rsidRPr="006B7F1A">
        <w:rPr>
          <w:rFonts w:hint="eastAsia"/>
        </w:rPr>
        <w:t>图</w:t>
      </w:r>
      <w:r w:rsidRPr="006B7F1A">
        <w:rPr>
          <w:rFonts w:hint="eastAsia"/>
        </w:rPr>
        <w:t>7.5</w:t>
      </w:r>
      <w:r>
        <w:rPr>
          <w:rFonts w:hint="eastAsia"/>
        </w:rPr>
        <w:t xml:space="preserve"> </w:t>
      </w:r>
      <w:r>
        <w:rPr>
          <w:rFonts w:hint="eastAsia"/>
        </w:rPr>
        <w:t>控制程序梯形图设计环境</w:t>
      </w:r>
    </w:p>
    <w:p w:rsidR="00971C8D" w:rsidRPr="006B7F1A" w:rsidRDefault="00971C8D" w:rsidP="00971C8D">
      <w:pPr>
        <w:pStyle w:val="3"/>
        <w:rPr>
          <w:rFonts w:hint="eastAsia"/>
        </w:rPr>
      </w:pPr>
      <w:r w:rsidRPr="006B7F1A">
        <w:rPr>
          <w:rFonts w:hint="eastAsia"/>
        </w:rPr>
        <w:t>7.6</w:t>
      </w:r>
      <w:r w:rsidRPr="006B7F1A">
        <w:rPr>
          <w:rFonts w:hint="eastAsia"/>
        </w:rPr>
        <w:t>引擎实现</w:t>
      </w:r>
      <w:r w:rsidRPr="006B7F1A">
        <w:t xml:space="preserve"> </w:t>
      </w:r>
    </w:p>
    <w:p w:rsidR="00971C8D" w:rsidRDefault="00971C8D" w:rsidP="00971C8D">
      <w:pPr>
        <w:ind w:firstLine="420"/>
        <w:rPr>
          <w:rFonts w:hint="eastAsia"/>
          <w:szCs w:val="21"/>
        </w:rPr>
      </w:pPr>
      <w:r w:rsidRPr="006B7F1A">
        <w:rPr>
          <w:rFonts w:hint="eastAsia"/>
        </w:rPr>
        <w:t>引擎分为主引擎和从引擎，分别存储在</w:t>
      </w:r>
      <w:r w:rsidRPr="006B7F1A">
        <w:rPr>
          <w:szCs w:val="21"/>
        </w:rPr>
        <w:t>CASS-PLCA149B</w:t>
      </w:r>
      <w:r w:rsidRPr="006B7F1A">
        <w:rPr>
          <w:rFonts w:hint="eastAsia"/>
          <w:szCs w:val="21"/>
        </w:rPr>
        <w:t>的主控制器和从控制器中。主引擎用于运动控制算法实现以及</w:t>
      </w:r>
      <w:r>
        <w:rPr>
          <w:rFonts w:hint="eastAsia"/>
          <w:szCs w:val="21"/>
        </w:rPr>
        <w:t>C</w:t>
      </w:r>
      <w:r w:rsidRPr="006B7F1A">
        <w:rPr>
          <w:rFonts w:hint="eastAsia"/>
          <w:szCs w:val="21"/>
        </w:rPr>
        <w:t>NC</w:t>
      </w:r>
      <w:r w:rsidRPr="006B7F1A">
        <w:rPr>
          <w:rFonts w:hint="eastAsia"/>
          <w:szCs w:val="21"/>
        </w:rPr>
        <w:t>和</w:t>
      </w:r>
      <w:r>
        <w:rPr>
          <w:rFonts w:hint="eastAsia"/>
          <w:szCs w:val="21"/>
        </w:rPr>
        <w:t>控制程序</w:t>
      </w:r>
      <w:r w:rsidRPr="006B7F1A">
        <w:rPr>
          <w:rFonts w:hint="eastAsia"/>
          <w:szCs w:val="21"/>
        </w:rPr>
        <w:t>解析</w:t>
      </w:r>
      <w:r>
        <w:rPr>
          <w:rFonts w:hint="eastAsia"/>
          <w:szCs w:val="21"/>
        </w:rPr>
        <w:t>执行</w:t>
      </w:r>
      <w:r w:rsidRPr="006B7F1A">
        <w:rPr>
          <w:rFonts w:hint="eastAsia"/>
          <w:szCs w:val="21"/>
        </w:rPr>
        <w:t>，从引擎根据主引擎传递的参数以及控制命令实现</w:t>
      </w:r>
      <w:r w:rsidRPr="006B7F1A">
        <w:rPr>
          <w:rFonts w:hint="eastAsia"/>
          <w:szCs w:val="21"/>
        </w:rPr>
        <w:t>PWM</w:t>
      </w:r>
      <w:r w:rsidRPr="006B7F1A">
        <w:rPr>
          <w:rFonts w:hint="eastAsia"/>
          <w:szCs w:val="21"/>
        </w:rPr>
        <w:t>脉冲输出。</w:t>
      </w:r>
      <w:r>
        <w:rPr>
          <w:rFonts w:hint="eastAsia"/>
          <w:szCs w:val="21"/>
        </w:rPr>
        <w:t>如图</w:t>
      </w:r>
      <w:r>
        <w:rPr>
          <w:rFonts w:hint="eastAsia"/>
          <w:szCs w:val="21"/>
        </w:rPr>
        <w:t>7.6</w:t>
      </w:r>
      <w:r>
        <w:rPr>
          <w:rFonts w:hint="eastAsia"/>
          <w:szCs w:val="21"/>
        </w:rPr>
        <w:t>中代码为在引擎中扫描是否需要执行画圆算法。当需要执行算法时，调用对应的函数执行，如图</w:t>
      </w:r>
      <w:r>
        <w:rPr>
          <w:rFonts w:hint="eastAsia"/>
          <w:szCs w:val="21"/>
        </w:rPr>
        <w:t>7.6</w:t>
      </w:r>
      <w:r>
        <w:rPr>
          <w:rFonts w:hint="eastAsia"/>
          <w:szCs w:val="21"/>
        </w:rPr>
        <w:t>中的</w:t>
      </w:r>
      <w:r>
        <w:rPr>
          <w:rFonts w:hint="eastAsia"/>
          <w:szCs w:val="21"/>
        </w:rPr>
        <w:t>DrawCircleFirst()</w:t>
      </w:r>
      <w:r>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71C8D" w:rsidRPr="00971C8D" w:rsidTr="00971C8D">
        <w:tc>
          <w:tcPr>
            <w:tcW w:w="8522" w:type="dxa"/>
          </w:tcPr>
          <w:p w:rsidR="00971C8D" w:rsidRPr="006B7F1A" w:rsidRDefault="00971C8D" w:rsidP="00EA4668">
            <w:pPr>
              <w:rPr>
                <w:rFonts w:hint="eastAsia"/>
              </w:rPr>
            </w:pPr>
            <w:r w:rsidRPr="006B7F1A">
              <w:rPr>
                <w:rFonts w:hint="eastAsia"/>
              </w:rPr>
              <w:t>//</w:t>
            </w:r>
            <w:r w:rsidRPr="006B7F1A">
              <w:rPr>
                <w:rFonts w:hint="eastAsia"/>
              </w:rPr>
              <w:t>程序是否有画圆命令</w:t>
            </w:r>
            <w:r w:rsidRPr="006B7F1A">
              <w:rPr>
                <w:rFonts w:hint="eastAsia"/>
              </w:rPr>
              <w:t>M160</w:t>
            </w:r>
          </w:p>
          <w:p w:rsidR="00971C8D" w:rsidRPr="006B7F1A" w:rsidRDefault="00971C8D" w:rsidP="00EA4668">
            <w:pPr>
              <w:rPr>
                <w:rFonts w:hint="eastAsia"/>
              </w:rPr>
            </w:pPr>
            <w:r w:rsidRPr="006B7F1A">
              <w:t>if((CassMem[MStart + DRAW_CIRCLE_M] &amp; Circle_Command) != 0){</w:t>
            </w:r>
          </w:p>
          <w:p w:rsidR="00971C8D" w:rsidRPr="006B7F1A" w:rsidRDefault="00971C8D" w:rsidP="00EA4668">
            <w:r w:rsidRPr="006B7F1A">
              <w:rPr>
                <w:rFonts w:hint="eastAsia"/>
              </w:rPr>
              <w:tab/>
              <w:t>if((PWMFlag[*CircleX] &amp; FLAG_CIRCLE) == 0)</w:t>
            </w:r>
            <w:r w:rsidRPr="006B7F1A">
              <w:t>{</w:t>
            </w:r>
          </w:p>
          <w:p w:rsidR="00971C8D" w:rsidRPr="006B7F1A" w:rsidRDefault="00971C8D" w:rsidP="00EA4668">
            <w:pPr>
              <w:rPr>
                <w:rFonts w:hint="eastAsia"/>
              </w:rPr>
            </w:pPr>
            <w:r w:rsidRPr="006B7F1A">
              <w:rPr>
                <w:rFonts w:hint="eastAsia"/>
              </w:rPr>
              <w:tab/>
            </w:r>
            <w:r w:rsidRPr="006B7F1A">
              <w:rPr>
                <w:rFonts w:hint="eastAsia"/>
              </w:rPr>
              <w:tab/>
              <w:t>DrawCircleFist(); //</w:t>
            </w:r>
            <w:r w:rsidRPr="006B7F1A">
              <w:rPr>
                <w:rFonts w:hint="eastAsia"/>
              </w:rPr>
              <w:t>画圆初始化</w:t>
            </w:r>
          </w:p>
          <w:p w:rsidR="00971C8D" w:rsidRPr="006B7F1A" w:rsidRDefault="00971C8D" w:rsidP="00EA4668">
            <w:pPr>
              <w:rPr>
                <w:rFonts w:hint="eastAsia"/>
              </w:rPr>
            </w:pPr>
            <w:r w:rsidRPr="006B7F1A">
              <w:rPr>
                <w:rFonts w:hint="eastAsia"/>
              </w:rPr>
              <w:tab/>
            </w:r>
            <w:r w:rsidRPr="006B7F1A">
              <w:rPr>
                <w:rFonts w:hint="eastAsia"/>
              </w:rPr>
              <w:tab/>
              <w:t>SendPending |= (1 &lt;&lt; ID_DrawCircle) ; //</w:t>
            </w:r>
            <w:r w:rsidRPr="006B7F1A">
              <w:rPr>
                <w:rFonts w:hint="eastAsia"/>
              </w:rPr>
              <w:t>发送画圆参数到从</w:t>
            </w:r>
            <w:r w:rsidRPr="006B7F1A">
              <w:rPr>
                <w:rFonts w:hint="eastAsia"/>
              </w:rPr>
              <w:t>MCU</w:t>
            </w:r>
          </w:p>
          <w:p w:rsidR="00971C8D" w:rsidRPr="006B7F1A" w:rsidRDefault="00971C8D" w:rsidP="00EA4668">
            <w:pPr>
              <w:rPr>
                <w:rFonts w:hint="eastAsia"/>
              </w:rPr>
            </w:pPr>
            <w:r w:rsidRPr="006B7F1A">
              <w:tab/>
              <w:t>}</w:t>
            </w:r>
          </w:p>
          <w:p w:rsidR="00971C8D" w:rsidRPr="006B7F1A" w:rsidRDefault="00971C8D" w:rsidP="00EA4668">
            <w:pPr>
              <w:rPr>
                <w:rFonts w:hint="eastAsia"/>
              </w:rPr>
            </w:pPr>
            <w:r w:rsidRPr="006B7F1A">
              <w:t>}</w:t>
            </w:r>
          </w:p>
          <w:p w:rsidR="00971C8D" w:rsidRPr="00971C8D" w:rsidRDefault="00971C8D" w:rsidP="00EA4668">
            <w:pPr>
              <w:rPr>
                <w:rFonts w:hint="eastAsia"/>
                <w:szCs w:val="21"/>
              </w:rPr>
            </w:pPr>
          </w:p>
        </w:tc>
      </w:tr>
    </w:tbl>
    <w:p w:rsidR="00971C8D" w:rsidRPr="006B7F1A" w:rsidRDefault="00971C8D" w:rsidP="00971C8D">
      <w:pPr>
        <w:jc w:val="center"/>
        <w:rPr>
          <w:rFonts w:hint="eastAsia"/>
          <w:szCs w:val="21"/>
        </w:rPr>
      </w:pPr>
      <w:r w:rsidRPr="006B7F1A">
        <w:rPr>
          <w:rFonts w:hint="eastAsia"/>
          <w:szCs w:val="21"/>
        </w:rPr>
        <w:t>图</w:t>
      </w:r>
      <w:r w:rsidRPr="006B7F1A">
        <w:rPr>
          <w:rFonts w:hint="eastAsia"/>
          <w:szCs w:val="21"/>
        </w:rPr>
        <w:t>7.6</w:t>
      </w:r>
      <w:r>
        <w:rPr>
          <w:rFonts w:hint="eastAsia"/>
          <w:szCs w:val="21"/>
        </w:rPr>
        <w:t xml:space="preserve"> </w:t>
      </w:r>
      <w:r>
        <w:rPr>
          <w:rFonts w:hint="eastAsia"/>
          <w:szCs w:val="21"/>
        </w:rPr>
        <w:t>引擎中扫描代码示例</w:t>
      </w:r>
    </w:p>
    <w:p w:rsidR="00971C8D" w:rsidRPr="006B7F1A" w:rsidRDefault="00971C8D" w:rsidP="00971C8D">
      <w:pPr>
        <w:jc w:val="center"/>
        <w:rPr>
          <w:rFonts w:hint="eastAsia"/>
          <w:szCs w:val="21"/>
        </w:rPr>
      </w:pPr>
    </w:p>
    <w:p w:rsidR="00971C8D" w:rsidRPr="006B7F1A" w:rsidRDefault="00971C8D" w:rsidP="00971C8D">
      <w:pPr>
        <w:pStyle w:val="3"/>
        <w:rPr>
          <w:rFonts w:hint="eastAsia"/>
        </w:rPr>
      </w:pPr>
      <w:r w:rsidRPr="006B7F1A">
        <w:rPr>
          <w:rFonts w:hint="eastAsia"/>
        </w:rPr>
        <w:t>7.7</w:t>
      </w:r>
      <w:r w:rsidRPr="006B7F1A">
        <w:rPr>
          <w:rFonts w:hint="eastAsia"/>
        </w:rPr>
        <w:t>效果展示</w:t>
      </w:r>
      <w:r w:rsidRPr="006B7F1A">
        <w:t xml:space="preserve"> </w:t>
      </w:r>
    </w:p>
    <w:p w:rsidR="00971C8D" w:rsidRPr="006B7F1A" w:rsidRDefault="00971C8D" w:rsidP="00971C8D">
      <w:pPr>
        <w:ind w:firstLine="420"/>
        <w:rPr>
          <w:szCs w:val="21"/>
        </w:rPr>
      </w:pPr>
      <w:r w:rsidRPr="006B7F1A">
        <w:rPr>
          <w:rFonts w:hint="eastAsia"/>
          <w:szCs w:val="21"/>
        </w:rPr>
        <w:t>最后</w:t>
      </w:r>
      <w:r w:rsidRPr="00072CCE">
        <w:rPr>
          <w:rFonts w:hint="eastAsia"/>
        </w:rPr>
        <w:t>通过</w:t>
      </w:r>
      <w:r>
        <w:rPr>
          <w:rFonts w:hint="eastAsia"/>
          <w:szCs w:val="21"/>
        </w:rPr>
        <w:t>联机调试，在给定骨架和线径的前提下，配合手操器取得每个运动的最优参数</w:t>
      </w:r>
      <w:r>
        <w:rPr>
          <w:rFonts w:hint="eastAsia"/>
          <w:szCs w:val="21"/>
        </w:rPr>
        <w:lastRenderedPageBreak/>
        <w:t>并优化</w:t>
      </w:r>
      <w:r>
        <w:rPr>
          <w:rFonts w:hint="eastAsia"/>
          <w:szCs w:val="21"/>
        </w:rPr>
        <w:t>CNC</w:t>
      </w:r>
      <w:r>
        <w:rPr>
          <w:rFonts w:hint="eastAsia"/>
          <w:szCs w:val="21"/>
        </w:rPr>
        <w:t>数控程序，下载到</w:t>
      </w:r>
      <w:r>
        <w:rPr>
          <w:rFonts w:hint="eastAsia"/>
          <w:szCs w:val="21"/>
        </w:rPr>
        <w:t>PLC</w:t>
      </w:r>
      <w:r>
        <w:rPr>
          <w:rFonts w:hint="eastAsia"/>
          <w:szCs w:val="21"/>
        </w:rPr>
        <w:t>执行，</w:t>
      </w:r>
      <w:r w:rsidRPr="006B7F1A">
        <w:rPr>
          <w:rFonts w:hint="eastAsia"/>
          <w:szCs w:val="21"/>
        </w:rPr>
        <w:t>图</w:t>
      </w:r>
      <w:r w:rsidRPr="006B7F1A">
        <w:rPr>
          <w:rFonts w:hint="eastAsia"/>
          <w:szCs w:val="21"/>
        </w:rPr>
        <w:t>7.7</w:t>
      </w:r>
      <w:r w:rsidRPr="006B7F1A">
        <w:rPr>
          <w:rFonts w:hint="eastAsia"/>
          <w:szCs w:val="21"/>
        </w:rPr>
        <w:t>为绕制的电感效果图。</w:t>
      </w:r>
      <w:r>
        <w:rPr>
          <w:rFonts w:hint="eastAsia"/>
          <w:szCs w:val="21"/>
        </w:rPr>
        <w:t>若改变骨架尺寸和线径后，或改变固定脚位置，只需调整</w:t>
      </w:r>
      <w:r>
        <w:rPr>
          <w:rFonts w:hint="eastAsia"/>
          <w:szCs w:val="21"/>
        </w:rPr>
        <w:t>CNC</w:t>
      </w:r>
      <w:r>
        <w:rPr>
          <w:rFonts w:hint="eastAsia"/>
          <w:szCs w:val="21"/>
        </w:rPr>
        <w:t>程序参数就可实现，无需改变控制程序和引擎算法。</w:t>
      </w:r>
    </w:p>
    <w:p w:rsidR="00971C8D" w:rsidRPr="006B7F1A" w:rsidRDefault="00505DBC" w:rsidP="00971C8D">
      <w:pPr>
        <w:jc w:val="center"/>
        <w:rPr>
          <w:sz w:val="28"/>
        </w:rPr>
      </w:pPr>
      <w:r w:rsidRPr="006B7F1A">
        <w:rPr>
          <w:rFonts w:hint="eastAsia"/>
          <w:noProof/>
          <w:sz w:val="28"/>
        </w:rPr>
        <w:drawing>
          <wp:inline distT="0" distB="0" distL="0" distR="0">
            <wp:extent cx="4110355" cy="1367155"/>
            <wp:effectExtent l="0" t="0" r="4445" b="444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0355" cy="1367155"/>
                    </a:xfrm>
                    <a:prstGeom prst="rect">
                      <a:avLst/>
                    </a:prstGeom>
                    <a:noFill/>
                    <a:ln>
                      <a:noFill/>
                    </a:ln>
                  </pic:spPr>
                </pic:pic>
              </a:graphicData>
            </a:graphic>
          </wp:inline>
        </w:drawing>
      </w:r>
    </w:p>
    <w:p w:rsidR="00971C8D" w:rsidRPr="007D5620" w:rsidRDefault="00971C8D" w:rsidP="007D5620">
      <w:pPr>
        <w:spacing w:beforeLines="50" w:before="156" w:afterLines="50" w:after="156"/>
        <w:ind w:left="3686"/>
        <w:rPr>
          <w:szCs w:val="21"/>
        </w:rPr>
      </w:pPr>
      <w:r w:rsidRPr="006B7F1A">
        <w:rPr>
          <w:rFonts w:hint="eastAsia"/>
          <w:szCs w:val="21"/>
        </w:rPr>
        <w:t>图</w:t>
      </w:r>
      <w:r w:rsidRPr="006B7F1A">
        <w:rPr>
          <w:rFonts w:hint="eastAsia"/>
          <w:szCs w:val="21"/>
        </w:rPr>
        <w:t>7.7</w:t>
      </w:r>
      <w:r w:rsidRPr="006B7F1A">
        <w:rPr>
          <w:rFonts w:hint="eastAsia"/>
          <w:szCs w:val="21"/>
        </w:rPr>
        <w:t>绕线效果图</w:t>
      </w:r>
    </w:p>
    <w:p w:rsidR="00DA6B80" w:rsidRDefault="00DA6B80" w:rsidP="00811EA3">
      <w:pPr>
        <w:pStyle w:val="2"/>
        <w:numPr>
          <w:ilvl w:val="0"/>
          <w:numId w:val="39"/>
        </w:numPr>
        <w:rPr>
          <w:rFonts w:hint="eastAsia"/>
          <w:sz w:val="28"/>
        </w:rPr>
      </w:pPr>
      <w:r>
        <w:rPr>
          <w:rFonts w:hint="eastAsia"/>
          <w:sz w:val="28"/>
        </w:rPr>
        <w:t>结论</w:t>
      </w:r>
    </w:p>
    <w:p w:rsidR="00971C8D" w:rsidRPr="00971C8D" w:rsidRDefault="00971C8D" w:rsidP="00971C8D">
      <w:pPr>
        <w:spacing w:line="400" w:lineRule="exact"/>
        <w:ind w:firstLineChars="200" w:firstLine="420"/>
        <w:rPr>
          <w:rFonts w:hint="eastAsia"/>
        </w:rPr>
      </w:pPr>
      <w:r>
        <w:rPr>
          <w:rFonts w:hint="eastAsia"/>
        </w:rPr>
        <w:t>本文实现了一种在嵌入式</w:t>
      </w:r>
      <w:r>
        <w:rPr>
          <w:rFonts w:hint="eastAsia"/>
        </w:rPr>
        <w:t>PLC</w:t>
      </w:r>
      <w:r>
        <w:rPr>
          <w:rFonts w:hint="eastAsia"/>
        </w:rPr>
        <w:t>中嵌入</w:t>
      </w:r>
      <w:r>
        <w:rPr>
          <w:rFonts w:hint="eastAsia"/>
        </w:rPr>
        <w:t>CNC</w:t>
      </w:r>
      <w:r>
        <w:rPr>
          <w:rFonts w:hint="eastAsia"/>
        </w:rPr>
        <w:t>的方法，通过层次化开发结构和</w:t>
      </w:r>
      <w:r>
        <w:rPr>
          <w:rFonts w:hint="eastAsia"/>
        </w:rPr>
        <w:t>CNC</w:t>
      </w:r>
      <w:r>
        <w:rPr>
          <w:rFonts w:hint="eastAsia"/>
        </w:rPr>
        <w:t>程序，能将</w:t>
      </w:r>
      <w:r>
        <w:rPr>
          <w:rFonts w:hint="eastAsia"/>
        </w:rPr>
        <w:t>PLC</w:t>
      </w:r>
      <w:r>
        <w:rPr>
          <w:rFonts w:hint="eastAsia"/>
        </w:rPr>
        <w:t>程序开发</w:t>
      </w:r>
      <w:r w:rsidR="001A5A59">
        <w:rPr>
          <w:rFonts w:hint="eastAsia"/>
        </w:rPr>
        <w:t>分解为多个相对独立的部分，简化</w:t>
      </w:r>
      <w:r w:rsidR="001A5A59">
        <w:rPr>
          <w:rFonts w:hint="eastAsia"/>
        </w:rPr>
        <w:t>PLC</w:t>
      </w:r>
      <w:r w:rsidR="001A5A59">
        <w:rPr>
          <w:rFonts w:hint="eastAsia"/>
        </w:rPr>
        <w:t>程序设计。并通过</w:t>
      </w:r>
      <w:r w:rsidR="001A5A59">
        <w:rPr>
          <w:rFonts w:hint="eastAsia"/>
        </w:rPr>
        <w:t>CNC</w:t>
      </w:r>
      <w:r w:rsidR="001A5A59">
        <w:rPr>
          <w:rFonts w:hint="eastAsia"/>
        </w:rPr>
        <w:t>能将功能开发和工艺开发分离，为用户提供了一种在不改变</w:t>
      </w:r>
      <w:r w:rsidR="001A5A59">
        <w:rPr>
          <w:rFonts w:hint="eastAsia"/>
        </w:rPr>
        <w:t>PLC</w:t>
      </w:r>
      <w:r w:rsidR="001A5A59">
        <w:rPr>
          <w:rFonts w:hint="eastAsia"/>
        </w:rPr>
        <w:t>功能的前提下改变控制流程和参数的手段。</w:t>
      </w:r>
    </w:p>
    <w:p w:rsidR="00DA6B80" w:rsidRDefault="00DA6B80" w:rsidP="00DA6B80">
      <w:pPr>
        <w:pStyle w:val="2"/>
        <w:rPr>
          <w:rFonts w:hint="eastAsia"/>
          <w:sz w:val="28"/>
        </w:rPr>
      </w:pPr>
      <w:r>
        <w:rPr>
          <w:rFonts w:hint="eastAsia"/>
          <w:sz w:val="28"/>
        </w:rPr>
        <w:t>参考文献</w:t>
      </w:r>
    </w:p>
    <w:p w:rsidR="001253AA" w:rsidRDefault="001253AA" w:rsidP="001253AA">
      <w:pPr>
        <w:autoSpaceDE w:val="0"/>
        <w:autoSpaceDN w:val="0"/>
        <w:adjustRightInd w:val="0"/>
        <w:jc w:val="left"/>
        <w:rPr>
          <w:rFonts w:hint="eastAsia"/>
        </w:rPr>
      </w:pPr>
      <w:r>
        <w:rPr>
          <w:rFonts w:hint="eastAsia"/>
        </w:rPr>
        <w:t>[0]</w:t>
      </w:r>
      <w:r>
        <w:t xml:space="preserve"> Salah Abdallah, Riyad Abu-Mallouh</w:t>
      </w:r>
      <w:r>
        <w:rPr>
          <w:rFonts w:hint="eastAsia"/>
        </w:rPr>
        <w:t>.</w:t>
      </w:r>
      <w:r>
        <w:t xml:space="preserve"> Heating systems with PLC and frequency control</w:t>
      </w:r>
      <w:r>
        <w:rPr>
          <w:rFonts w:hint="eastAsia"/>
        </w:rPr>
        <w:t>.</w:t>
      </w:r>
      <w:r>
        <w:t xml:space="preserve"> Energy Conversion and Management 49 (2008) 3356</w:t>
      </w:r>
      <w:r>
        <w:rPr>
          <w:rFonts w:hint="eastAsia"/>
        </w:rPr>
        <w:t>–</w:t>
      </w:r>
      <w:r>
        <w:t>3361</w:t>
      </w:r>
      <w:r>
        <w:rPr>
          <w:rFonts w:hint="eastAsia"/>
        </w:rPr>
        <w:t>.</w:t>
      </w:r>
    </w:p>
    <w:p w:rsidR="001253AA" w:rsidRDefault="001253AA" w:rsidP="001253AA">
      <w:pPr>
        <w:autoSpaceDE w:val="0"/>
        <w:autoSpaceDN w:val="0"/>
        <w:adjustRightInd w:val="0"/>
        <w:jc w:val="left"/>
        <w:rPr>
          <w:rFonts w:hint="eastAsia"/>
        </w:rPr>
      </w:pPr>
      <w:r>
        <w:rPr>
          <w:rFonts w:hint="eastAsia"/>
        </w:rPr>
        <w:t>[1]</w:t>
      </w:r>
      <w:r>
        <w:t xml:space="preserve"> Ramazan Bayindir , Yucel Cetinceviz</w:t>
      </w:r>
      <w:r>
        <w:rPr>
          <w:rFonts w:hint="eastAsia"/>
        </w:rPr>
        <w:t>.</w:t>
      </w:r>
      <w:r>
        <w:t xml:space="preserve"> A water pumping control system with a programmable logic controller (PLC) and</w:t>
      </w:r>
      <w:r>
        <w:rPr>
          <w:rFonts w:hint="eastAsia"/>
        </w:rPr>
        <w:t xml:space="preserve"> </w:t>
      </w:r>
      <w:r>
        <w:t>industrial wireless modules for industrial plants</w:t>
      </w:r>
      <w:r>
        <w:rPr>
          <w:rFonts w:hint="eastAsia"/>
        </w:rPr>
        <w:t>—</w:t>
      </w:r>
      <w:r>
        <w:t>An experimental setup</w:t>
      </w:r>
      <w:r>
        <w:rPr>
          <w:rFonts w:hint="eastAsia"/>
        </w:rPr>
        <w:t>.</w:t>
      </w:r>
      <w:r>
        <w:t xml:space="preserve"> ISA Transactions 50 (2011) 321</w:t>
      </w:r>
      <w:r>
        <w:rPr>
          <w:rFonts w:hint="eastAsia"/>
        </w:rPr>
        <w:t>–</w:t>
      </w:r>
      <w:r>
        <w:t>328</w:t>
      </w:r>
      <w:r>
        <w:rPr>
          <w:rFonts w:hint="eastAsia"/>
        </w:rPr>
        <w:t>.</w:t>
      </w:r>
    </w:p>
    <w:p w:rsidR="001253AA" w:rsidRDefault="001253AA" w:rsidP="001253AA">
      <w:pPr>
        <w:autoSpaceDE w:val="0"/>
        <w:autoSpaceDN w:val="0"/>
        <w:adjustRightInd w:val="0"/>
        <w:jc w:val="left"/>
        <w:rPr>
          <w:rFonts w:hint="eastAsia"/>
        </w:rPr>
      </w:pPr>
      <w:r>
        <w:rPr>
          <w:rFonts w:hint="eastAsia"/>
        </w:rPr>
        <w:t>[2]</w:t>
      </w:r>
      <w:r>
        <w:t xml:space="preserve"> Advanced control algorithms embedded in a programmable</w:t>
      </w:r>
      <w:r>
        <w:rPr>
          <w:rFonts w:hint="eastAsia"/>
        </w:rPr>
        <w:t xml:space="preserve"> </w:t>
      </w:r>
      <w:r>
        <w:t>logic controller</w:t>
      </w:r>
      <w:r>
        <w:rPr>
          <w:rFonts w:hint="eastAsia"/>
        </w:rPr>
        <w:t>，</w:t>
      </w:r>
      <w:bookmarkStart w:id="2" w:name="OLE_LINK13"/>
      <w:r>
        <w:t xml:space="preserve">Samo </w:t>
      </w:r>
      <w:bookmarkEnd w:id="2"/>
      <w:r>
        <w:t>Gerk</w:t>
      </w:r>
      <w:r>
        <w:rPr>
          <w:rFonts w:hint="eastAsia"/>
        </w:rPr>
        <w:t>š</w:t>
      </w:r>
      <w:r>
        <w:t>ic</w:t>
      </w:r>
      <w:r>
        <w:rPr>
          <w:rFonts w:hint="eastAsia"/>
        </w:rPr>
        <w:t>ˇ</w:t>
      </w:r>
      <w:r>
        <w:t>, Gregor Dolanc, Damir Vranc</w:t>
      </w:r>
      <w:r>
        <w:rPr>
          <w:rFonts w:hint="eastAsia"/>
        </w:rPr>
        <w:t>ˇ</w:t>
      </w:r>
      <w:r>
        <w:t xml:space="preserve"> ic</w:t>
      </w:r>
      <w:r>
        <w:rPr>
          <w:rFonts w:hint="eastAsia"/>
        </w:rPr>
        <w:t>´</w:t>
      </w:r>
      <w:r>
        <w:t>,</w:t>
      </w:r>
      <w:r>
        <w:rPr>
          <w:rFonts w:hint="eastAsia"/>
        </w:rPr>
        <w:t xml:space="preserve"> etc.</w:t>
      </w:r>
      <w:r>
        <w:t xml:space="preserve"> Control Engineering Practice 14 (2006) 935</w:t>
      </w:r>
      <w:r>
        <w:rPr>
          <w:rFonts w:hint="eastAsia"/>
        </w:rPr>
        <w:t>–</w:t>
      </w:r>
      <w:r>
        <w:t>948</w:t>
      </w:r>
      <w:r>
        <w:rPr>
          <w:rFonts w:hint="eastAsia"/>
        </w:rPr>
        <w:t>.</w:t>
      </w:r>
    </w:p>
    <w:p w:rsidR="001253AA" w:rsidRDefault="001253AA" w:rsidP="001253AA">
      <w:pPr>
        <w:autoSpaceDE w:val="0"/>
        <w:autoSpaceDN w:val="0"/>
        <w:adjustRightInd w:val="0"/>
        <w:jc w:val="left"/>
        <w:rPr>
          <w:rFonts w:hint="eastAsia"/>
        </w:rPr>
      </w:pPr>
      <w:r>
        <w:rPr>
          <w:rFonts w:hint="eastAsia"/>
        </w:rPr>
        <w:t>[3]</w:t>
      </w:r>
      <w:r>
        <w:t>Marek ´ Snie</w:t>
      </w:r>
      <w:r>
        <w:rPr>
          <w:rFonts w:hint="eastAsia"/>
        </w:rPr>
        <w:t>˙</w:t>
      </w:r>
      <w:r>
        <w:t>zek, Josef von Stackelberg</w:t>
      </w:r>
      <w:r>
        <w:rPr>
          <w:rFonts w:hint="eastAsia"/>
        </w:rPr>
        <w:t>.</w:t>
      </w:r>
      <w:r>
        <w:t xml:space="preserve"> A fail safe programmable logic controller</w:t>
      </w:r>
      <w:r>
        <w:rPr>
          <w:rFonts w:hint="eastAsia"/>
        </w:rPr>
        <w:t>.</w:t>
      </w:r>
      <w:r>
        <w:t xml:space="preserve"> Annual Reviews in Control 27 (2003) 63–72</w:t>
      </w:r>
      <w:r>
        <w:rPr>
          <w:rFonts w:hint="eastAsia"/>
        </w:rPr>
        <w:t>.</w:t>
      </w:r>
    </w:p>
    <w:p w:rsidR="001253AA" w:rsidRDefault="001253AA" w:rsidP="001253AA">
      <w:pPr>
        <w:autoSpaceDE w:val="0"/>
        <w:autoSpaceDN w:val="0"/>
        <w:adjustRightInd w:val="0"/>
        <w:jc w:val="left"/>
        <w:rPr>
          <w:rFonts w:hint="eastAsia"/>
        </w:rPr>
      </w:pPr>
      <w:r>
        <w:rPr>
          <w:rFonts w:hint="eastAsia"/>
        </w:rPr>
        <w:t>[4]</w:t>
      </w:r>
      <w:r>
        <w:t xml:space="preserve"> Gregor Kandare, Stanislav Strmc</w:t>
      </w:r>
      <w:r>
        <w:rPr>
          <w:rFonts w:hint="eastAsia"/>
        </w:rPr>
        <w:t>ˇ</w:t>
      </w:r>
      <w:r>
        <w:t>nik, Giovanni Godena</w:t>
      </w:r>
      <w:r>
        <w:rPr>
          <w:rFonts w:hint="eastAsia"/>
        </w:rPr>
        <w:t>.</w:t>
      </w:r>
      <w:r>
        <w:t xml:space="preserve"> Domain specific model-based development of software for programmable</w:t>
      </w:r>
      <w:r>
        <w:rPr>
          <w:rFonts w:hint="eastAsia"/>
        </w:rPr>
        <w:t xml:space="preserve"> </w:t>
      </w:r>
      <w:r>
        <w:t>logic controllers</w:t>
      </w:r>
      <w:r>
        <w:rPr>
          <w:rFonts w:hint="eastAsia"/>
        </w:rPr>
        <w:t>.</w:t>
      </w:r>
      <w:r>
        <w:t xml:space="preserve"> Computers in Industry 61 (2010) 419</w:t>
      </w:r>
      <w:r>
        <w:rPr>
          <w:rFonts w:hint="eastAsia"/>
        </w:rPr>
        <w:t>–</w:t>
      </w:r>
      <w:r>
        <w:t>431</w:t>
      </w:r>
      <w:r>
        <w:rPr>
          <w:rFonts w:hint="eastAsia"/>
        </w:rPr>
        <w:t>.</w:t>
      </w:r>
    </w:p>
    <w:p w:rsidR="001253AA" w:rsidRDefault="001253AA" w:rsidP="001253AA">
      <w:pPr>
        <w:autoSpaceDE w:val="0"/>
        <w:autoSpaceDN w:val="0"/>
        <w:adjustRightInd w:val="0"/>
        <w:jc w:val="left"/>
        <w:rPr>
          <w:rFonts w:hint="eastAsia"/>
        </w:rPr>
      </w:pPr>
      <w:r>
        <w:rPr>
          <w:rFonts w:hint="eastAsia"/>
        </w:rPr>
        <w:t>[5]</w:t>
      </w:r>
      <w:r>
        <w:t xml:space="preserve"> Seo Ryong Koo, Poong Hyun Seong</w:t>
      </w:r>
      <w:r>
        <w:rPr>
          <w:rFonts w:hint="eastAsia"/>
        </w:rPr>
        <w:t>.</w:t>
      </w:r>
      <w:r>
        <w:t xml:space="preserve"> Software design specification and analysis technique (SDSAT)</w:t>
      </w:r>
      <w:r>
        <w:rPr>
          <w:rFonts w:hint="eastAsia"/>
        </w:rPr>
        <w:t xml:space="preserve"> </w:t>
      </w:r>
      <w:r>
        <w:t>for the development of safety-critical systems based</w:t>
      </w:r>
      <w:r>
        <w:rPr>
          <w:rFonts w:hint="eastAsia"/>
        </w:rPr>
        <w:t xml:space="preserve"> </w:t>
      </w:r>
      <w:r>
        <w:t>on a programmable logic controller (PLC)</w:t>
      </w:r>
      <w:r>
        <w:rPr>
          <w:rFonts w:hint="eastAsia"/>
        </w:rPr>
        <w:t>.</w:t>
      </w:r>
      <w:r>
        <w:t xml:space="preserve"> Reliability Engineering and System Safety 91 (2006) 648–664</w:t>
      </w:r>
      <w:r>
        <w:rPr>
          <w:rFonts w:hint="eastAsia"/>
        </w:rPr>
        <w:t>.</w:t>
      </w:r>
    </w:p>
    <w:p w:rsidR="001253AA" w:rsidRDefault="001253AA" w:rsidP="001253AA">
      <w:pPr>
        <w:rPr>
          <w:rFonts w:hint="eastAsia"/>
        </w:rPr>
      </w:pPr>
      <w:r>
        <w:rPr>
          <w:rFonts w:hint="eastAsia"/>
        </w:rPr>
        <w:t>[6]</w:t>
      </w:r>
      <w:r>
        <w:t xml:space="preserve"> </w:t>
      </w:r>
      <w:smartTag w:uri="urn:schemas-microsoft-com:office:smarttags" w:element="place">
        <w:smartTag w:uri="urn:schemas-microsoft-com:office:smarttags" w:element="PlaceName">
          <w:r>
            <w:t>Inmaculada</w:t>
          </w:r>
        </w:smartTag>
        <w:r>
          <w:t xml:space="preserve"> </w:t>
        </w:r>
        <w:smartTag w:uri="urn:schemas-microsoft-com:office:smarttags" w:element="PlaceType">
          <w:r>
            <w:t>Plaza</w:t>
          </w:r>
        </w:smartTag>
      </w:smartTag>
      <w:r>
        <w:t>, Carlos Medrano</w:t>
      </w:r>
      <w:r>
        <w:rPr>
          <w:rFonts w:hint="eastAsia"/>
        </w:rPr>
        <w:t>.</w:t>
      </w:r>
      <w:r>
        <w:t xml:space="preserve"> Exceptions in a Programmable Logic Controller</w:t>
      </w:r>
      <w:r>
        <w:rPr>
          <w:rFonts w:hint="eastAsia"/>
        </w:rPr>
        <w:t xml:space="preserve"> </w:t>
      </w:r>
      <w:r>
        <w:t xml:space="preserve">implementation based on </w:t>
      </w:r>
      <w:smartTag w:uri="urn:schemas-microsoft-com:office:smarttags" w:element="place">
        <w:smartTag w:uri="urn:schemas-microsoft-com:office:smarttags" w:element="City">
          <w:r>
            <w:t>ADA</w:t>
          </w:r>
        </w:smartTag>
      </w:smartTag>
      <w:r>
        <w:rPr>
          <w:rFonts w:hint="eastAsia"/>
        </w:rPr>
        <w:t>.</w:t>
      </w:r>
      <w:r>
        <w:t xml:space="preserve"> Computers in Industry 58 (2007) 347–354</w:t>
      </w:r>
    </w:p>
    <w:p w:rsidR="001253AA" w:rsidRDefault="001253AA" w:rsidP="001253AA">
      <w:pPr>
        <w:rPr>
          <w:rFonts w:hint="eastAsia"/>
          <w:sz w:val="19"/>
          <w:szCs w:val="19"/>
        </w:rPr>
      </w:pPr>
      <w:r>
        <w:rPr>
          <w:rFonts w:hint="eastAsia"/>
          <w:sz w:val="19"/>
          <w:szCs w:val="19"/>
        </w:rPr>
        <w:t>[20]</w:t>
      </w:r>
      <w:r>
        <w:rPr>
          <w:sz w:val="19"/>
          <w:szCs w:val="19"/>
        </w:rPr>
        <w:t xml:space="preserve"> X.W. Xu, S.T. Newman</w:t>
      </w:r>
      <w:r>
        <w:rPr>
          <w:rFonts w:hint="eastAsia"/>
          <w:sz w:val="19"/>
          <w:szCs w:val="19"/>
        </w:rPr>
        <w:t>.</w:t>
      </w:r>
      <w:r>
        <w:rPr>
          <w:sz w:val="19"/>
          <w:szCs w:val="19"/>
        </w:rPr>
        <w:t>Making CNC machine tools more open, interoperable and</w:t>
      </w:r>
      <w:r>
        <w:rPr>
          <w:rFonts w:hint="eastAsia"/>
          <w:sz w:val="19"/>
          <w:szCs w:val="19"/>
        </w:rPr>
        <w:t xml:space="preserve"> </w:t>
      </w:r>
      <w:r>
        <w:rPr>
          <w:sz w:val="19"/>
          <w:szCs w:val="19"/>
        </w:rPr>
        <w:t>intelligent—a review of the technologies</w:t>
      </w:r>
      <w:r>
        <w:rPr>
          <w:rFonts w:hint="eastAsia"/>
          <w:sz w:val="19"/>
          <w:szCs w:val="19"/>
        </w:rPr>
        <w:t>.</w:t>
      </w:r>
      <w:r>
        <w:rPr>
          <w:sz w:val="19"/>
          <w:szCs w:val="19"/>
        </w:rPr>
        <w:t>Computers in Industry 57 (2006) 141–152</w:t>
      </w:r>
    </w:p>
    <w:p w:rsidR="001253AA" w:rsidRDefault="001253AA" w:rsidP="001253AA">
      <w:pPr>
        <w:rPr>
          <w:rFonts w:hint="eastAsia"/>
          <w:sz w:val="19"/>
          <w:szCs w:val="19"/>
        </w:rPr>
      </w:pPr>
      <w:r>
        <w:rPr>
          <w:rFonts w:hint="eastAsia"/>
          <w:sz w:val="19"/>
          <w:szCs w:val="19"/>
        </w:rPr>
        <w:t>[21] .</w:t>
      </w:r>
      <w:r>
        <w:rPr>
          <w:sz w:val="19"/>
          <w:szCs w:val="19"/>
        </w:rPr>
        <w:t>Sanjeev Kumar, Aydin Nassehi, Stephen T. Newman</w:t>
      </w:r>
      <w:r>
        <w:rPr>
          <w:rFonts w:hint="eastAsia"/>
          <w:sz w:val="19"/>
          <w:szCs w:val="19"/>
        </w:rPr>
        <w:t xml:space="preserve"> etc.</w:t>
      </w:r>
      <w:r>
        <w:rPr>
          <w:sz w:val="19"/>
          <w:szCs w:val="19"/>
        </w:rPr>
        <w:t xml:space="preserve"> Process control in CNC manufacturing for discrete components:</w:t>
      </w:r>
      <w:r>
        <w:rPr>
          <w:rFonts w:hint="eastAsia"/>
          <w:sz w:val="19"/>
          <w:szCs w:val="19"/>
        </w:rPr>
        <w:t xml:space="preserve"> </w:t>
      </w:r>
      <w:r>
        <w:rPr>
          <w:sz w:val="19"/>
          <w:szCs w:val="19"/>
        </w:rPr>
        <w:t>A STEP-NC compliant framework</w:t>
      </w:r>
      <w:r>
        <w:rPr>
          <w:rFonts w:hint="eastAsia"/>
          <w:sz w:val="19"/>
          <w:szCs w:val="19"/>
        </w:rPr>
        <w:t>.</w:t>
      </w:r>
      <w:r>
        <w:rPr>
          <w:sz w:val="19"/>
          <w:szCs w:val="19"/>
        </w:rPr>
        <w:t xml:space="preserve"> Robotics and Computer-Integrated Manufacturing 23 (2007) 667</w:t>
      </w:r>
      <w:r>
        <w:rPr>
          <w:rFonts w:hint="eastAsia"/>
          <w:sz w:val="19"/>
          <w:szCs w:val="19"/>
        </w:rPr>
        <w:t>–</w:t>
      </w:r>
      <w:r>
        <w:rPr>
          <w:sz w:val="19"/>
          <w:szCs w:val="19"/>
        </w:rPr>
        <w:t>676</w:t>
      </w:r>
      <w:r>
        <w:rPr>
          <w:rFonts w:hint="eastAsia"/>
          <w:sz w:val="19"/>
          <w:szCs w:val="19"/>
        </w:rPr>
        <w:t>.</w:t>
      </w:r>
    </w:p>
    <w:p w:rsidR="001253AA" w:rsidRDefault="001253AA" w:rsidP="001253AA">
      <w:pPr>
        <w:rPr>
          <w:rFonts w:hint="eastAsia"/>
          <w:sz w:val="19"/>
          <w:szCs w:val="19"/>
        </w:rPr>
      </w:pPr>
      <w:r>
        <w:rPr>
          <w:rFonts w:hint="eastAsia"/>
          <w:sz w:val="19"/>
          <w:szCs w:val="19"/>
        </w:rPr>
        <w:lastRenderedPageBreak/>
        <w:t>[22].</w:t>
      </w:r>
      <w:r>
        <w:rPr>
          <w:sz w:val="19"/>
          <w:szCs w:val="19"/>
        </w:rPr>
        <w:t xml:space="preserve"> M. Minhat , V.Vyatkin , X.Xua</w:t>
      </w:r>
      <w:r>
        <w:rPr>
          <w:rFonts w:hint="eastAsia"/>
          <w:sz w:val="19"/>
          <w:szCs w:val="19"/>
        </w:rPr>
        <w:t xml:space="preserve"> etc.</w:t>
      </w:r>
      <w:r>
        <w:rPr>
          <w:sz w:val="19"/>
          <w:szCs w:val="19"/>
        </w:rPr>
        <w:t xml:space="preserve"> A novel open CNC architecture based on STEP-NC data model and IEC 61499 function blocks</w:t>
      </w:r>
      <w:r>
        <w:rPr>
          <w:rFonts w:hint="eastAsia"/>
          <w:sz w:val="19"/>
          <w:szCs w:val="19"/>
        </w:rPr>
        <w:t>.</w:t>
      </w:r>
      <w:r>
        <w:rPr>
          <w:sz w:val="19"/>
          <w:szCs w:val="19"/>
        </w:rPr>
        <w:t xml:space="preserve"> Robotics and Computer-Integrated Manufacturing 25 (2009) 560– 569</w:t>
      </w:r>
      <w:r>
        <w:rPr>
          <w:rFonts w:hint="eastAsia"/>
          <w:sz w:val="19"/>
          <w:szCs w:val="19"/>
        </w:rPr>
        <w:t>.</w:t>
      </w:r>
    </w:p>
    <w:p w:rsidR="001253AA" w:rsidRDefault="001253AA" w:rsidP="001253AA">
      <w:pPr>
        <w:rPr>
          <w:rFonts w:hint="eastAsia"/>
          <w:sz w:val="19"/>
          <w:szCs w:val="19"/>
        </w:rPr>
      </w:pPr>
      <w:r>
        <w:rPr>
          <w:rFonts w:hint="eastAsia"/>
          <w:sz w:val="19"/>
          <w:szCs w:val="19"/>
        </w:rPr>
        <w:t>[23]</w:t>
      </w:r>
      <w:r>
        <w:rPr>
          <w:sz w:val="19"/>
          <w:szCs w:val="19"/>
        </w:rPr>
        <w:t xml:space="preserve"> Pengfei Li , Tao</w:t>
      </w:r>
      <w:r>
        <w:rPr>
          <w:rFonts w:hint="eastAsia"/>
          <w:sz w:val="19"/>
          <w:szCs w:val="19"/>
        </w:rPr>
        <w:t xml:space="preserve"> </w:t>
      </w:r>
      <w:r>
        <w:rPr>
          <w:sz w:val="19"/>
          <w:szCs w:val="19"/>
        </w:rPr>
        <w:t>Gao,Jianping</w:t>
      </w:r>
      <w:r>
        <w:rPr>
          <w:rFonts w:hint="eastAsia"/>
          <w:sz w:val="19"/>
          <w:szCs w:val="19"/>
        </w:rPr>
        <w:t xml:space="preserve"> </w:t>
      </w:r>
      <w:r>
        <w:rPr>
          <w:sz w:val="19"/>
          <w:szCs w:val="19"/>
        </w:rPr>
        <w:t>Wang,</w:t>
      </w:r>
      <w:r>
        <w:rPr>
          <w:rFonts w:hint="eastAsia"/>
          <w:sz w:val="19"/>
          <w:szCs w:val="19"/>
        </w:rPr>
        <w:t>etc.</w:t>
      </w:r>
      <w:r>
        <w:rPr>
          <w:sz w:val="19"/>
          <w:szCs w:val="19"/>
        </w:rPr>
        <w:t xml:space="preserve"> Open architecture of CNC system research based on CAD graph-driven technology</w:t>
      </w:r>
      <w:r>
        <w:rPr>
          <w:rFonts w:hint="eastAsia"/>
          <w:sz w:val="19"/>
          <w:szCs w:val="19"/>
        </w:rPr>
        <w:t>.</w:t>
      </w:r>
      <w:r>
        <w:rPr>
          <w:sz w:val="19"/>
          <w:szCs w:val="19"/>
        </w:rPr>
        <w:t xml:space="preserve"> Robotics and Computer-Integrated Manufacturing 26 (2010) 720–724</w:t>
      </w:r>
    </w:p>
    <w:p w:rsidR="001253AA" w:rsidRDefault="001253AA" w:rsidP="001253AA">
      <w:pPr>
        <w:rPr>
          <w:rFonts w:hint="eastAsia"/>
          <w:szCs w:val="21"/>
        </w:rPr>
      </w:pPr>
      <w:r w:rsidRPr="00CF68BE">
        <w:rPr>
          <w:rFonts w:hint="eastAsia"/>
          <w:sz w:val="19"/>
          <w:szCs w:val="19"/>
          <w:highlight w:val="darkGreen"/>
        </w:rPr>
        <w:t>[24]</w:t>
      </w:r>
      <w:r>
        <w:rPr>
          <w:szCs w:val="21"/>
        </w:rPr>
        <w:t xml:space="preserve"> Karl-Heinz John, Michael Tiegelkamp. </w:t>
      </w:r>
      <w:bookmarkStart w:id="3" w:name="OLE_LINK6"/>
      <w:r>
        <w:rPr>
          <w:szCs w:val="21"/>
        </w:rPr>
        <w:t>Programming industrial automation systems IEC 61131-3</w:t>
      </w:r>
      <w:bookmarkEnd w:id="3"/>
      <w:r>
        <w:rPr>
          <w:szCs w:val="21"/>
        </w:rPr>
        <w:t xml:space="preserve">, </w:t>
      </w:r>
      <w:smartTag w:uri="urn:schemas-microsoft-com:office:smarttags" w:element="place">
        <w:smartTag w:uri="urn:schemas-microsoft-com:office:smarttags" w:element="State">
          <w:r>
            <w:rPr>
              <w:szCs w:val="21"/>
            </w:rPr>
            <w:t>Berlin</w:t>
          </w:r>
        </w:smartTag>
      </w:smartTag>
      <w:r>
        <w:rPr>
          <w:szCs w:val="21"/>
        </w:rPr>
        <w:t>: Springer-Verlag</w:t>
      </w:r>
      <w:r>
        <w:rPr>
          <w:rFonts w:hint="eastAsia"/>
          <w:szCs w:val="21"/>
        </w:rPr>
        <w:t xml:space="preserve">, </w:t>
      </w:r>
      <w:r>
        <w:rPr>
          <w:szCs w:val="21"/>
        </w:rPr>
        <w:t>2001.</w:t>
      </w:r>
    </w:p>
    <w:p w:rsidR="001253AA" w:rsidRDefault="001253AA" w:rsidP="001253AA">
      <w:pPr>
        <w:rPr>
          <w:rFonts w:hint="eastAsia"/>
          <w:szCs w:val="21"/>
        </w:rPr>
      </w:pPr>
      <w:r>
        <w:rPr>
          <w:rFonts w:hint="eastAsia"/>
          <w:sz w:val="19"/>
          <w:szCs w:val="19"/>
        </w:rPr>
        <w:t>[25]</w:t>
      </w:r>
      <w:r>
        <w:rPr>
          <w:rFonts w:hint="eastAsia"/>
          <w:szCs w:val="21"/>
        </w:rPr>
        <w:t xml:space="preserve"> </w:t>
      </w:r>
      <w:bookmarkStart w:id="4" w:name="OLE_LINK3"/>
      <w:r>
        <w:rPr>
          <w:kern w:val="0"/>
          <w:szCs w:val="21"/>
        </w:rPr>
        <w:t>John K</w:t>
      </w:r>
      <w:r>
        <w:rPr>
          <w:rFonts w:hint="eastAsia"/>
          <w:kern w:val="0"/>
          <w:szCs w:val="21"/>
        </w:rPr>
        <w:t xml:space="preserve">. H, </w:t>
      </w:r>
      <w:r>
        <w:rPr>
          <w:kern w:val="0"/>
          <w:szCs w:val="21"/>
        </w:rPr>
        <w:t xml:space="preserve">Tiegelkamp </w:t>
      </w:r>
      <w:r>
        <w:rPr>
          <w:rFonts w:hint="eastAsia"/>
          <w:kern w:val="0"/>
          <w:szCs w:val="21"/>
        </w:rPr>
        <w:t xml:space="preserve">M. </w:t>
      </w:r>
      <w:r>
        <w:rPr>
          <w:szCs w:val="21"/>
        </w:rPr>
        <w:t>IEC 61131-3 International Standar</w:t>
      </w:r>
      <w:r>
        <w:rPr>
          <w:rFonts w:hint="eastAsia"/>
          <w:szCs w:val="21"/>
        </w:rPr>
        <w:t xml:space="preserve">d, </w:t>
      </w:r>
      <w:r>
        <w:rPr>
          <w:szCs w:val="21"/>
        </w:rPr>
        <w:t>Programmable controllers</w:t>
      </w:r>
      <w:r>
        <w:rPr>
          <w:rFonts w:cs="宋体" w:hint="eastAsia"/>
          <w:color w:val="000000"/>
          <w:kern w:val="0"/>
          <w:szCs w:val="21"/>
        </w:rPr>
        <w:t xml:space="preserve">.  </w:t>
      </w:r>
      <w:r>
        <w:rPr>
          <w:szCs w:val="21"/>
        </w:rPr>
        <w:t xml:space="preserve">Part </w:t>
      </w:r>
      <w:r>
        <w:rPr>
          <w:rFonts w:hint="eastAsia"/>
          <w:szCs w:val="21"/>
        </w:rPr>
        <w:t xml:space="preserve">3: </w:t>
      </w:r>
      <w:r>
        <w:rPr>
          <w:szCs w:val="21"/>
        </w:rPr>
        <w:t>Programming Language</w:t>
      </w:r>
      <w:r>
        <w:rPr>
          <w:rFonts w:hint="eastAsia"/>
          <w:szCs w:val="21"/>
        </w:rPr>
        <w:t xml:space="preserve">s, </w:t>
      </w:r>
      <w:r>
        <w:rPr>
          <w:szCs w:val="21"/>
        </w:rPr>
        <w:t>200</w:t>
      </w:r>
      <w:r>
        <w:rPr>
          <w:rFonts w:hint="eastAsia"/>
          <w:szCs w:val="21"/>
        </w:rPr>
        <w:t>3.</w:t>
      </w:r>
      <w:bookmarkEnd w:id="4"/>
    </w:p>
    <w:p w:rsidR="001253AA" w:rsidRDefault="001253AA" w:rsidP="001253AA">
      <w:pPr>
        <w:rPr>
          <w:rFonts w:hint="eastAsia"/>
        </w:rPr>
      </w:pPr>
      <w:r w:rsidRPr="00CF68BE">
        <w:rPr>
          <w:rFonts w:hint="eastAsia"/>
          <w:sz w:val="19"/>
          <w:szCs w:val="19"/>
          <w:highlight w:val="darkGreen"/>
        </w:rPr>
        <w:t>[26]</w:t>
      </w:r>
      <w:r>
        <w:rPr>
          <w:szCs w:val="21"/>
        </w:rPr>
        <w:t xml:space="preserve"> C. Sünder,</w:t>
      </w:r>
      <w:r>
        <w:rPr>
          <w:rFonts w:hint="eastAsia"/>
          <w:szCs w:val="21"/>
        </w:rPr>
        <w:t xml:space="preserve"> </w:t>
      </w:r>
      <w:r>
        <w:rPr>
          <w:szCs w:val="21"/>
        </w:rPr>
        <w:t>A. Zoitl, F. Mehofer</w:t>
      </w:r>
      <w:r>
        <w:rPr>
          <w:rFonts w:hint="eastAsia"/>
          <w:szCs w:val="21"/>
        </w:rPr>
        <w:t>, et al. Advance use of PLCopen motion control library for autonomous servo drives in IEC61499 based automation and control systems. E</w:t>
      </w:r>
      <w:r>
        <w:rPr>
          <w:szCs w:val="21"/>
        </w:rPr>
        <w:t>&amp;I</w:t>
      </w:r>
      <w:r>
        <w:rPr>
          <w:rFonts w:hint="eastAsia"/>
          <w:szCs w:val="21"/>
        </w:rPr>
        <w:t xml:space="preserve"> </w:t>
      </w:r>
      <w:r>
        <w:rPr>
          <w:szCs w:val="21"/>
        </w:rPr>
        <w:t>Elektrotechnik und Informationstechnik, 2006, 123</w:t>
      </w:r>
      <w:r>
        <w:rPr>
          <w:rFonts w:hint="eastAsia"/>
          <w:szCs w:val="21"/>
        </w:rPr>
        <w:t>(</w:t>
      </w:r>
      <w:r>
        <w:rPr>
          <w:szCs w:val="21"/>
        </w:rPr>
        <w:t>5</w:t>
      </w:r>
      <w:r>
        <w:rPr>
          <w:rFonts w:hint="eastAsia"/>
          <w:szCs w:val="21"/>
        </w:rPr>
        <w:t xml:space="preserve">): </w:t>
      </w:r>
      <w:r>
        <w:rPr>
          <w:szCs w:val="21"/>
        </w:rPr>
        <w:t>191-196</w:t>
      </w:r>
      <w:r>
        <w:rPr>
          <w:rFonts w:hint="eastAsia"/>
          <w:szCs w:val="21"/>
        </w:rPr>
        <w:t>.</w:t>
      </w:r>
    </w:p>
    <w:p w:rsidR="001253AA" w:rsidRDefault="001253AA" w:rsidP="001253AA">
      <w:pPr>
        <w:rPr>
          <w:rFonts w:hint="eastAsia"/>
          <w:szCs w:val="21"/>
        </w:rPr>
      </w:pPr>
      <w:r w:rsidRPr="00CF68BE">
        <w:rPr>
          <w:rFonts w:hint="eastAsia"/>
          <w:sz w:val="19"/>
          <w:szCs w:val="19"/>
          <w:highlight w:val="darkGreen"/>
        </w:rPr>
        <w:t>[27]</w:t>
      </w:r>
      <w:r>
        <w:rPr>
          <w:rFonts w:hint="eastAsia"/>
          <w:szCs w:val="21"/>
        </w:rPr>
        <w:t xml:space="preserve"> Nathan Massey, Sales Engineer, B&amp;R Industrial Automation Corp.</w:t>
      </w:r>
      <w:r>
        <w:rPr>
          <w:rFonts w:hint="eastAsia"/>
        </w:rPr>
        <w:t xml:space="preserve"> </w:t>
      </w:r>
      <w:bookmarkStart w:id="5" w:name="OLE_LINK7"/>
      <w:r>
        <w:rPr>
          <w:rFonts w:hint="eastAsia"/>
        </w:rPr>
        <w:t xml:space="preserve">PLCopen </w:t>
      </w:r>
      <w:bookmarkEnd w:id="5"/>
      <w:r>
        <w:rPr>
          <w:rFonts w:hint="eastAsia"/>
        </w:rPr>
        <w:t xml:space="preserve">Motion Control: Reducing development time and cost with standardized motion </w:t>
      </w:r>
      <w:r>
        <w:t>programming</w:t>
      </w:r>
      <w:r>
        <w:rPr>
          <w:rFonts w:hint="eastAsia"/>
        </w:rPr>
        <w:t>.2008.</w:t>
      </w:r>
    </w:p>
    <w:p w:rsidR="001253AA" w:rsidRDefault="001253AA" w:rsidP="001253AA">
      <w:pPr>
        <w:rPr>
          <w:rFonts w:hint="eastAsia"/>
        </w:rPr>
      </w:pPr>
      <w:r w:rsidRPr="00CF68BE">
        <w:rPr>
          <w:rFonts w:hint="eastAsia"/>
          <w:sz w:val="19"/>
          <w:szCs w:val="19"/>
          <w:highlight w:val="darkGreen"/>
        </w:rPr>
        <w:t>[29]</w:t>
      </w:r>
      <w:r>
        <w:rPr>
          <w:rFonts w:hint="eastAsia"/>
          <w:sz w:val="19"/>
          <w:szCs w:val="19"/>
        </w:rPr>
        <w:t xml:space="preserve"> </w:t>
      </w:r>
      <w:r>
        <w:rPr>
          <w:rFonts w:hint="eastAsia"/>
        </w:rPr>
        <w:t xml:space="preserve">PLCopen Technical </w:t>
      </w:r>
      <w:r>
        <w:t>Committee</w:t>
      </w:r>
      <w:r>
        <w:rPr>
          <w:rFonts w:hint="eastAsia"/>
        </w:rPr>
        <w:t xml:space="preserve"> 2: Function blocks for motion control version 1.1.PLCopen, Zaltbommel</w:t>
      </w:r>
      <w:r>
        <w:t>, The</w:t>
      </w:r>
      <w:r>
        <w:rPr>
          <w:rFonts w:hint="eastAsia"/>
        </w:rPr>
        <w:t xml:space="preserve"> Netherlands,www.plcopen.org/. 2005.</w:t>
      </w:r>
    </w:p>
    <w:p w:rsidR="001253AA" w:rsidRDefault="001253AA" w:rsidP="001253AA">
      <w:pPr>
        <w:rPr>
          <w:rFonts w:eastAsia="黑体" w:hint="eastAsia"/>
        </w:rPr>
      </w:pPr>
      <w:r>
        <w:rPr>
          <w:rFonts w:hint="eastAsia"/>
          <w:sz w:val="19"/>
          <w:szCs w:val="19"/>
          <w:highlight w:val="darkCyan"/>
        </w:rPr>
        <w:t>[30]</w:t>
      </w:r>
      <w:r>
        <w:rPr>
          <w:rFonts w:hint="eastAsia"/>
          <w:sz w:val="19"/>
          <w:szCs w:val="19"/>
        </w:rPr>
        <w:t xml:space="preserve"> </w:t>
      </w:r>
      <w:r>
        <w:rPr>
          <w:rFonts w:eastAsia="黑体"/>
        </w:rPr>
        <w:t>Johnson D.</w:t>
      </w:r>
      <w:r>
        <w:rPr>
          <w:rFonts w:eastAsia="黑体" w:hint="eastAsia"/>
        </w:rPr>
        <w:t xml:space="preserve"> </w:t>
      </w:r>
      <w:r>
        <w:rPr>
          <w:rFonts w:eastAsia="黑体"/>
        </w:rPr>
        <w:t>PLCs maximize machine, motion control [J], CONTROL ENGINEERING. 2005</w:t>
      </w:r>
      <w:r>
        <w:rPr>
          <w:rFonts w:eastAsia="黑体" w:hint="eastAsia"/>
        </w:rPr>
        <w:t xml:space="preserve">: </w:t>
      </w:r>
      <w:r>
        <w:rPr>
          <w:rFonts w:eastAsia="黑体"/>
        </w:rPr>
        <w:t>51-56.</w:t>
      </w:r>
    </w:p>
    <w:p w:rsidR="001253AA" w:rsidRDefault="001253AA" w:rsidP="001253AA">
      <w:pPr>
        <w:rPr>
          <w:rFonts w:hint="eastAsia"/>
          <w:szCs w:val="21"/>
        </w:rPr>
      </w:pPr>
      <w:r w:rsidRPr="00CF68BE">
        <w:rPr>
          <w:rFonts w:hint="eastAsia"/>
          <w:sz w:val="19"/>
          <w:szCs w:val="19"/>
          <w:highlight w:val="darkGreen"/>
        </w:rPr>
        <w:t>[31]</w:t>
      </w:r>
      <w:r>
        <w:rPr>
          <w:rFonts w:eastAsia="黑体" w:hint="eastAsia"/>
          <w:sz w:val="19"/>
        </w:rPr>
        <w:t xml:space="preserve"> </w:t>
      </w:r>
      <w:r>
        <w:rPr>
          <w:rFonts w:hint="eastAsia"/>
          <w:szCs w:val="21"/>
        </w:rPr>
        <w:t>ISO 6983/1</w:t>
      </w:r>
      <w:r>
        <w:rPr>
          <w:rFonts w:hint="eastAsia"/>
          <w:szCs w:val="21"/>
        </w:rPr>
        <w:t>：</w:t>
      </w:r>
      <w:r>
        <w:rPr>
          <w:rFonts w:hint="eastAsia"/>
          <w:szCs w:val="21"/>
        </w:rPr>
        <w:t xml:space="preserve">Numerical control of machines </w:t>
      </w:r>
      <w:r>
        <w:rPr>
          <w:rFonts w:hint="eastAsia"/>
          <w:szCs w:val="21"/>
        </w:rPr>
        <w:t>–</w:t>
      </w:r>
      <w:r>
        <w:rPr>
          <w:rFonts w:hint="eastAsia"/>
          <w:szCs w:val="21"/>
        </w:rPr>
        <w:t xml:space="preserve"> Program format and definition of address words </w:t>
      </w:r>
      <w:r>
        <w:rPr>
          <w:rFonts w:hint="eastAsia"/>
          <w:szCs w:val="21"/>
        </w:rPr>
        <w:t>–</w:t>
      </w:r>
      <w:r>
        <w:rPr>
          <w:rFonts w:hint="eastAsia"/>
          <w:szCs w:val="21"/>
        </w:rPr>
        <w:t>Part 1: Data format for positioning, line motion and contouring control systems [S]. First edition.1982.</w:t>
      </w:r>
    </w:p>
    <w:p w:rsidR="001253AA" w:rsidRDefault="001253AA" w:rsidP="001253AA">
      <w:pPr>
        <w:rPr>
          <w:rFonts w:hint="eastAsia"/>
          <w:szCs w:val="21"/>
        </w:rPr>
      </w:pPr>
      <w:r w:rsidRPr="008506A7">
        <w:rPr>
          <w:rFonts w:hint="eastAsia"/>
          <w:sz w:val="19"/>
          <w:szCs w:val="19"/>
          <w:highlight w:val="darkGreen"/>
        </w:rPr>
        <w:t>[32]</w:t>
      </w:r>
      <w:r>
        <w:rPr>
          <w:rFonts w:hint="eastAsia"/>
          <w:szCs w:val="21"/>
        </w:rPr>
        <w:t xml:space="preserve"> Programmable Controller, </w:t>
      </w:r>
      <w:bookmarkStart w:id="6" w:name="OLE_LINK8"/>
      <w:r>
        <w:rPr>
          <w:rFonts w:hint="eastAsia"/>
          <w:szCs w:val="21"/>
        </w:rPr>
        <w:t xml:space="preserve">SYSMAC </w:t>
      </w:r>
      <w:bookmarkEnd w:id="6"/>
      <w:r>
        <w:rPr>
          <w:rFonts w:hint="eastAsia"/>
          <w:szCs w:val="21"/>
        </w:rPr>
        <w:t>CJ-series, Motion Control Unit, CJ1W-MCH71, OPERATION MANUAL, OMRON, 2004.</w:t>
      </w:r>
    </w:p>
    <w:p w:rsidR="001253AA" w:rsidRDefault="001253AA" w:rsidP="001253AA">
      <w:pPr>
        <w:rPr>
          <w:rFonts w:hint="eastAsia"/>
          <w:szCs w:val="21"/>
        </w:rPr>
      </w:pPr>
      <w:r w:rsidRPr="008506A7">
        <w:rPr>
          <w:rFonts w:hint="eastAsia"/>
          <w:color w:val="FF6600"/>
          <w:sz w:val="19"/>
          <w:szCs w:val="19"/>
          <w:highlight w:val="darkGreen"/>
        </w:rPr>
        <w:t>[33]</w:t>
      </w:r>
      <w:r>
        <w:rPr>
          <w:rFonts w:hint="eastAsia"/>
          <w:sz w:val="19"/>
          <w:szCs w:val="19"/>
        </w:rPr>
        <w:t xml:space="preserve"> </w:t>
      </w:r>
      <w:r>
        <w:rPr>
          <w:rFonts w:hint="eastAsia"/>
          <w:szCs w:val="21"/>
        </w:rPr>
        <w:t xml:space="preserve">Programmable Controller, SYSMAC CS-series, Motion Control Unit, </w:t>
      </w:r>
      <w:bookmarkStart w:id="7" w:name="OLE_LINK10"/>
      <w:bookmarkStart w:id="8" w:name="OLE_LINK11"/>
      <w:r>
        <w:rPr>
          <w:rFonts w:hint="eastAsia"/>
          <w:szCs w:val="21"/>
        </w:rPr>
        <w:t>CS1W</w:t>
      </w:r>
      <w:bookmarkEnd w:id="7"/>
      <w:bookmarkEnd w:id="8"/>
      <w:r>
        <w:rPr>
          <w:rFonts w:hint="eastAsia"/>
          <w:szCs w:val="21"/>
        </w:rPr>
        <w:t>- MCH71, OPERATION MANUAL, OMRON, 2004.</w:t>
      </w:r>
    </w:p>
    <w:p w:rsidR="001253AA" w:rsidRDefault="001253AA" w:rsidP="001253AA">
      <w:pPr>
        <w:rPr>
          <w:rFonts w:hint="eastAsia"/>
          <w:szCs w:val="21"/>
        </w:rPr>
      </w:pPr>
      <w:r>
        <w:rPr>
          <w:rFonts w:hint="eastAsia"/>
          <w:sz w:val="19"/>
          <w:szCs w:val="19"/>
        </w:rPr>
        <w:t>[34]</w:t>
      </w:r>
      <w:r>
        <w:rPr>
          <w:rFonts w:hint="eastAsia"/>
          <w:szCs w:val="21"/>
        </w:rPr>
        <w:t xml:space="preserve"> OMRON </w:t>
      </w:r>
      <w:bookmarkStart w:id="9" w:name="OLE_LINK1"/>
      <w:r>
        <w:rPr>
          <w:rFonts w:hint="eastAsia"/>
          <w:szCs w:val="21"/>
        </w:rPr>
        <w:t>Co.Ltd</w:t>
      </w:r>
      <w:bookmarkEnd w:id="9"/>
      <w:r>
        <w:rPr>
          <w:rFonts w:hint="eastAsia"/>
          <w:szCs w:val="21"/>
        </w:rPr>
        <w:t xml:space="preserve"> CS1W-MC221(-V1)/MC421(-V1) Motion Control Units. Operation Mannual 2004.</w:t>
      </w:r>
    </w:p>
    <w:p w:rsidR="001253AA" w:rsidRDefault="001253AA" w:rsidP="001253AA">
      <w:pPr>
        <w:rPr>
          <w:rFonts w:hint="eastAsia"/>
          <w:szCs w:val="21"/>
        </w:rPr>
      </w:pPr>
      <w:r w:rsidRPr="009A6A6A">
        <w:rPr>
          <w:rFonts w:hint="eastAsia"/>
          <w:szCs w:val="21"/>
          <w:highlight w:val="darkGreen"/>
        </w:rPr>
        <w:t>[35]</w:t>
      </w:r>
      <w:r>
        <w:rPr>
          <w:rFonts w:hint="eastAsia"/>
          <w:szCs w:val="21"/>
        </w:rPr>
        <w:t xml:space="preserve"> Mamlook, Rustom; Nijmeh, </w:t>
      </w:r>
      <w:smartTag w:uri="urn:schemas-microsoft-com:office:smarttags" w:element="City">
        <w:smartTag w:uri="urn:schemas-microsoft-com:office:smarttags" w:element="place">
          <w:r>
            <w:rPr>
              <w:rFonts w:hint="eastAsia"/>
              <w:szCs w:val="21"/>
            </w:rPr>
            <w:t>Salem</w:t>
          </w:r>
        </w:smartTag>
      </w:smartTag>
      <w:r>
        <w:rPr>
          <w:rFonts w:hint="eastAsia"/>
          <w:szCs w:val="21"/>
        </w:rPr>
        <w:t xml:space="preserve">; Abdallah, Salah M. A programmable logic controller to control two axis sun </w:t>
      </w:r>
      <w:bookmarkStart w:id="10" w:name="OLE_LINK12"/>
      <w:r>
        <w:rPr>
          <w:rFonts w:hint="eastAsia"/>
          <w:szCs w:val="21"/>
        </w:rPr>
        <w:t xml:space="preserve">tracking </w:t>
      </w:r>
      <w:bookmarkEnd w:id="10"/>
      <w:r>
        <w:rPr>
          <w:rFonts w:hint="eastAsia"/>
          <w:szCs w:val="21"/>
        </w:rPr>
        <w:t>system. Information Technology Journal, v5, n6,p:1083-1087.(2006).</w:t>
      </w:r>
    </w:p>
    <w:p w:rsidR="001253AA" w:rsidRPr="00905100" w:rsidRDefault="001253AA" w:rsidP="001253AA">
      <w:pPr>
        <w:rPr>
          <w:rFonts w:hint="eastAsia"/>
          <w:szCs w:val="21"/>
        </w:rPr>
      </w:pPr>
      <w:r w:rsidRPr="009A6A6A">
        <w:rPr>
          <w:rFonts w:ascii="宋体" w:hAnsi="宋体" w:hint="eastAsia"/>
          <w:sz w:val="19"/>
          <w:highlight w:val="darkGreen"/>
        </w:rPr>
        <w:t>[</w:t>
      </w:r>
      <w:r w:rsidRPr="009A6A6A">
        <w:rPr>
          <w:sz w:val="19"/>
          <w:highlight w:val="darkGreen"/>
        </w:rPr>
        <w:t>36</w:t>
      </w:r>
      <w:r w:rsidRPr="009A6A6A">
        <w:rPr>
          <w:rFonts w:ascii="宋体" w:hAnsi="宋体" w:hint="eastAsia"/>
          <w:sz w:val="19"/>
          <w:highlight w:val="darkGreen"/>
        </w:rPr>
        <w:t>]</w:t>
      </w:r>
      <w:r w:rsidRPr="00C53859">
        <w:rPr>
          <w:sz w:val="19"/>
        </w:rPr>
        <w:t xml:space="preserve"> </w:t>
      </w:r>
      <w:r w:rsidRPr="00C53859">
        <w:rPr>
          <w:szCs w:val="21"/>
        </w:rPr>
        <w:t>EI Din, Ashraf Salah EI Din Zien.PL</w:t>
      </w:r>
      <w:r w:rsidRPr="00905100">
        <w:rPr>
          <w:szCs w:val="21"/>
        </w:rPr>
        <w:t>C-</w:t>
      </w:r>
      <w:r>
        <w:rPr>
          <w:rFonts w:hint="eastAsia"/>
          <w:szCs w:val="21"/>
        </w:rPr>
        <w:t xml:space="preserve">based speed control of DC motor. Conference Proceedings </w:t>
      </w:r>
      <w:r>
        <w:rPr>
          <w:szCs w:val="21"/>
        </w:rPr>
        <w:t>–</w:t>
      </w:r>
      <w:r>
        <w:rPr>
          <w:rFonts w:hint="eastAsia"/>
          <w:szCs w:val="21"/>
        </w:rPr>
        <w:t xml:space="preserve"> IPEMC 2006: CES/IEEE 5</w:t>
      </w:r>
      <w:r w:rsidRPr="002F0AD9">
        <w:rPr>
          <w:rFonts w:hint="eastAsia"/>
          <w:szCs w:val="21"/>
          <w:vertAlign w:val="superscript"/>
        </w:rPr>
        <w:t>th</w:t>
      </w:r>
      <w:r>
        <w:rPr>
          <w:rFonts w:hint="eastAsia"/>
          <w:szCs w:val="21"/>
        </w:rPr>
        <w:t xml:space="preserve"> Intenational Power Electronics and Motion Control Conference, v2</w:t>
      </w:r>
      <w:r>
        <w:rPr>
          <w:szCs w:val="21"/>
        </w:rPr>
        <w:t>, p848</w:t>
      </w:r>
      <w:r>
        <w:rPr>
          <w:rFonts w:hint="eastAsia"/>
          <w:szCs w:val="21"/>
        </w:rPr>
        <w:t>-852</w:t>
      </w:r>
      <w:r>
        <w:rPr>
          <w:szCs w:val="21"/>
        </w:rPr>
        <w:t>. (</w:t>
      </w:r>
      <w:r>
        <w:rPr>
          <w:rFonts w:hint="eastAsia"/>
          <w:szCs w:val="21"/>
        </w:rPr>
        <w:t>2007)</w:t>
      </w:r>
    </w:p>
    <w:p w:rsidR="001253AA" w:rsidRDefault="001253AA" w:rsidP="001253AA">
      <w:pPr>
        <w:numPr>
          <w:ins w:id="11" w:author="Unknown"/>
        </w:numPr>
        <w:rPr>
          <w:rFonts w:hint="eastAsia"/>
        </w:rPr>
      </w:pPr>
      <w:r w:rsidRPr="009A6A6A">
        <w:rPr>
          <w:rFonts w:hint="eastAsia"/>
          <w:highlight w:val="darkGreen"/>
        </w:rPr>
        <w:t>[37]</w:t>
      </w:r>
      <w:r>
        <w:rPr>
          <w:rFonts w:hint="eastAsia"/>
        </w:rPr>
        <w:t xml:space="preserve"> Ioannides, Maria G. Design and implementation of PLC-based monitoring control system for induction motor. IEEE Transactions on Energy Conversion, v19, n3, p469-476. (2004).</w:t>
      </w:r>
    </w:p>
    <w:p w:rsidR="001253AA" w:rsidRDefault="001253AA" w:rsidP="001253AA">
      <w:pPr>
        <w:rPr>
          <w:rFonts w:hint="eastAsia"/>
        </w:rPr>
      </w:pPr>
      <w:r w:rsidRPr="009A6A6A">
        <w:rPr>
          <w:rFonts w:hint="eastAsia"/>
          <w:highlight w:val="darkGreen"/>
        </w:rPr>
        <w:t>[38]</w:t>
      </w:r>
      <w:r>
        <w:rPr>
          <w:rFonts w:hint="eastAsia"/>
        </w:rPr>
        <w:t xml:space="preserve"> Syaichu-Rohman A, Sirius R. Model Predictive Control Implementation on a Programmable Logic Controller for DC Motor Speed Control. 2011 International Conference on Electrical Engineering and Informatics (ICEEI), </w:t>
      </w:r>
      <w:smartTag w:uri="urn:schemas-microsoft-com:office:smarttags" w:element="place">
        <w:smartTag w:uri="urn:schemas-microsoft-com:office:smarttags" w:element="City">
          <w:r>
            <w:rPr>
              <w:rFonts w:hint="eastAsia"/>
            </w:rPr>
            <w:t>Bandung</w:t>
          </w:r>
        </w:smartTag>
        <w:r>
          <w:rPr>
            <w:rFonts w:hint="eastAsia"/>
          </w:rPr>
          <w:t xml:space="preserve">, </w:t>
        </w:r>
        <w:smartTag w:uri="urn:schemas-microsoft-com:office:smarttags" w:element="country-region">
          <w:r>
            <w:rPr>
              <w:rFonts w:hint="eastAsia"/>
            </w:rPr>
            <w:t>Indonesia</w:t>
          </w:r>
        </w:smartTag>
      </w:smartTag>
      <w:r>
        <w:rPr>
          <w:rFonts w:hint="eastAsia"/>
        </w:rPr>
        <w:t xml:space="preserve">. 2011. </w:t>
      </w:r>
    </w:p>
    <w:p w:rsidR="001253AA" w:rsidRDefault="001253AA" w:rsidP="001253AA">
      <w:pPr>
        <w:rPr>
          <w:rFonts w:hint="eastAsia"/>
        </w:rPr>
      </w:pPr>
      <w:r>
        <w:rPr>
          <w:rFonts w:hint="eastAsia"/>
        </w:rPr>
        <w:t xml:space="preserve">[39] </w:t>
      </w:r>
      <w:bookmarkStart w:id="12" w:name="OLE_LINK5"/>
      <w:r>
        <w:rPr>
          <w:rFonts w:hint="eastAsia"/>
        </w:rPr>
        <w:t>Nowlin</w:t>
      </w:r>
      <w:bookmarkEnd w:id="12"/>
      <w:r>
        <w:rPr>
          <w:rFonts w:hint="eastAsia"/>
        </w:rPr>
        <w:t>, Brent C. A programmable system for motion control. Proceedings of the International Instrumentation Symposium, v49, p87-103, (2003).</w:t>
      </w:r>
    </w:p>
    <w:p w:rsidR="001253AA" w:rsidRDefault="001253AA" w:rsidP="001253AA">
      <w:pPr>
        <w:rPr>
          <w:rFonts w:hint="eastAsia"/>
        </w:rPr>
      </w:pPr>
      <w:r>
        <w:rPr>
          <w:rFonts w:hint="eastAsia"/>
        </w:rPr>
        <w:t>[40] Aoki, Takeshi; Hahiyama, Tomonori; Zanma, Tadanao; Suzuki, Tatsuya; Okuma, Shigeru. Automatic generation of motion sequence in programmabel logic control. International Workshop on Advanced Motion Control, AMC, p448-452, (2000).</w:t>
      </w:r>
    </w:p>
    <w:p w:rsidR="001253AA" w:rsidRDefault="001253AA" w:rsidP="001253AA">
      <w:pPr>
        <w:rPr>
          <w:rFonts w:hint="eastAsia"/>
        </w:rPr>
      </w:pPr>
      <w:r>
        <w:rPr>
          <w:rFonts w:hint="eastAsia"/>
        </w:rPr>
        <w:t>[41] Backman, Michael. Choosing motion control components. Medical Device and Diagnostic Industry, v21, n1, Jan 1999.</w:t>
      </w:r>
    </w:p>
    <w:p w:rsidR="001253AA" w:rsidRDefault="001253AA" w:rsidP="001253AA">
      <w:pPr>
        <w:rPr>
          <w:rFonts w:hint="eastAsia"/>
        </w:rPr>
      </w:pPr>
      <w:r>
        <w:rPr>
          <w:rFonts w:hint="eastAsia"/>
        </w:rPr>
        <w:t xml:space="preserve">[42] Labs, </w:t>
      </w:r>
      <w:smartTag w:uri="urn:schemas-microsoft-com:office:smarttags" w:element="City">
        <w:smartTag w:uri="urn:schemas-microsoft-com:office:smarttags" w:element="place">
          <w:r>
            <w:rPr>
              <w:rFonts w:hint="eastAsia"/>
            </w:rPr>
            <w:t>Wayne</w:t>
          </w:r>
        </w:smartTag>
      </w:smartTag>
      <w:r>
        <w:rPr>
          <w:rFonts w:hint="eastAsia"/>
        </w:rPr>
        <w:t xml:space="preserve">. From process sensors to redundant PLC and motion. Control Solutions </w:t>
      </w:r>
      <w:r>
        <w:rPr>
          <w:rFonts w:hint="eastAsia"/>
        </w:rPr>
        <w:lastRenderedPageBreak/>
        <w:t>International, v76</w:t>
      </w:r>
      <w:r>
        <w:t>, n10, p52. (</w:t>
      </w:r>
      <w:r>
        <w:rPr>
          <w:rFonts w:hint="eastAsia"/>
        </w:rPr>
        <w:t>2003).</w:t>
      </w:r>
    </w:p>
    <w:p w:rsidR="001253AA" w:rsidRDefault="001253AA" w:rsidP="001253AA">
      <w:pPr>
        <w:rPr>
          <w:rFonts w:hint="eastAsia"/>
          <w:szCs w:val="21"/>
        </w:rPr>
      </w:pPr>
      <w:r w:rsidRPr="00242F4C">
        <w:rPr>
          <w:rFonts w:hint="eastAsia"/>
          <w:szCs w:val="21"/>
          <w:highlight w:val="darkGreen"/>
        </w:rPr>
        <w:t>[43]</w:t>
      </w:r>
      <w:r>
        <w:rPr>
          <w:rFonts w:hint="eastAsia"/>
          <w:szCs w:val="21"/>
        </w:rPr>
        <w:t xml:space="preserve"> </w:t>
      </w:r>
      <w:bookmarkStart w:id="13" w:name="OLE_LINK2"/>
      <w:bookmarkStart w:id="14" w:name="OLE_LINK4"/>
      <w:r>
        <w:rPr>
          <w:rFonts w:hint="eastAsia"/>
          <w:szCs w:val="21"/>
        </w:rPr>
        <w:t>Panasonic Co.Ltd</w:t>
      </w:r>
      <w:bookmarkEnd w:id="13"/>
      <w:bookmarkEnd w:id="14"/>
      <w:r>
        <w:rPr>
          <w:rFonts w:hint="eastAsia"/>
          <w:szCs w:val="21"/>
        </w:rPr>
        <w:t xml:space="preserve">, Programmable controller FP2 Positioning Unit Mannual. 2011. </w:t>
      </w:r>
    </w:p>
    <w:p w:rsidR="001253AA" w:rsidRDefault="001253AA" w:rsidP="001253AA">
      <w:pPr>
        <w:rPr>
          <w:rFonts w:hint="eastAsia"/>
          <w:szCs w:val="21"/>
        </w:rPr>
      </w:pPr>
      <w:r w:rsidRPr="00242F4C">
        <w:rPr>
          <w:rFonts w:hint="eastAsia"/>
          <w:szCs w:val="21"/>
          <w:highlight w:val="darkGreen"/>
        </w:rPr>
        <w:t>[44]</w:t>
      </w:r>
      <w:r>
        <w:rPr>
          <w:rFonts w:hint="eastAsia"/>
          <w:szCs w:val="21"/>
        </w:rPr>
        <w:t xml:space="preserve"> Panasonic Co.Ltd, Programmable controller FP2 Positioning Unit (Interpolation) Technical Mannual. 2011.</w:t>
      </w:r>
    </w:p>
    <w:p w:rsidR="001253AA" w:rsidRDefault="001253AA" w:rsidP="001253AA">
      <w:pPr>
        <w:rPr>
          <w:rFonts w:hint="eastAsia"/>
          <w:szCs w:val="21"/>
        </w:rPr>
      </w:pPr>
      <w:r>
        <w:rPr>
          <w:rFonts w:hint="eastAsia"/>
          <w:szCs w:val="21"/>
        </w:rPr>
        <w:t>[45] Wagner R. Standard for programmable logic controllers. Elektronik. v55, n26, p44-49, 2006.</w:t>
      </w:r>
      <w:r w:rsidRPr="00000FA7">
        <w:rPr>
          <w:rFonts w:hint="eastAsia"/>
          <w:szCs w:val="21"/>
        </w:rPr>
        <w:t xml:space="preserve"> </w:t>
      </w:r>
      <w:r>
        <w:rPr>
          <w:rFonts w:hint="eastAsia"/>
          <w:szCs w:val="21"/>
        </w:rPr>
        <w:t>（</w:t>
      </w:r>
      <w:r>
        <w:rPr>
          <w:rFonts w:hint="eastAsia"/>
          <w:szCs w:val="21"/>
        </w:rPr>
        <w:t>SCI</w:t>
      </w:r>
      <w:r>
        <w:rPr>
          <w:rFonts w:hint="eastAsia"/>
          <w:szCs w:val="21"/>
        </w:rPr>
        <w:t>收录）</w:t>
      </w:r>
    </w:p>
    <w:p w:rsidR="001253AA" w:rsidRDefault="001253AA" w:rsidP="001253AA">
      <w:pPr>
        <w:rPr>
          <w:rFonts w:hint="eastAsia"/>
          <w:szCs w:val="21"/>
        </w:rPr>
      </w:pPr>
      <w:r w:rsidRPr="00242F4C">
        <w:rPr>
          <w:rFonts w:hint="eastAsia"/>
          <w:szCs w:val="21"/>
          <w:highlight w:val="darkGreen"/>
        </w:rPr>
        <w:t>[46]</w:t>
      </w:r>
      <w:r>
        <w:rPr>
          <w:rFonts w:hint="eastAsia"/>
          <w:szCs w:val="21"/>
        </w:rPr>
        <w:t xml:space="preserve"> Panasonic Co.Ltd, Programmable controller FP Series Programming Mannual. 2011.</w:t>
      </w:r>
    </w:p>
    <w:p w:rsidR="001253AA" w:rsidRDefault="001253AA" w:rsidP="001253AA">
      <w:pPr>
        <w:rPr>
          <w:rFonts w:hint="eastAsia"/>
          <w:szCs w:val="21"/>
        </w:rPr>
      </w:pPr>
      <w:r>
        <w:rPr>
          <w:rFonts w:hint="eastAsia"/>
          <w:szCs w:val="21"/>
        </w:rPr>
        <w:t xml:space="preserve">[47] Liu Ya-dong, Li Cong-xin, Wang De-cai, et al. Position control with programmable logic controller. Journal of </w:t>
      </w:r>
      <w:smartTag w:uri="urn:schemas-microsoft-com:office:smarttags" w:element="place">
        <w:smartTag w:uri="urn:schemas-microsoft-com:office:smarttags" w:element="PlaceName">
          <w:r>
            <w:rPr>
              <w:rFonts w:hint="eastAsia"/>
              <w:szCs w:val="21"/>
            </w:rPr>
            <w:t>Shanghai</w:t>
          </w:r>
        </w:smartTag>
        <w:r>
          <w:rPr>
            <w:rFonts w:hint="eastAsia"/>
            <w:szCs w:val="21"/>
          </w:rPr>
          <w:t xml:space="preserve"> </w:t>
        </w:r>
        <w:smartTag w:uri="urn:schemas-microsoft-com:office:smarttags" w:element="PlaceName">
          <w:r>
            <w:rPr>
              <w:rFonts w:hint="eastAsia"/>
              <w:szCs w:val="21"/>
            </w:rPr>
            <w:t>Jiaotong</w:t>
          </w:r>
        </w:smartTag>
        <w:r>
          <w:rPr>
            <w:rFonts w:hint="eastAsia"/>
            <w:szCs w:val="21"/>
          </w:rPr>
          <w:t xml:space="preserve"> </w:t>
        </w:r>
        <w:smartTag w:uri="urn:schemas-microsoft-com:office:smarttags" w:element="PlaceType">
          <w:r>
            <w:rPr>
              <w:rFonts w:hint="eastAsia"/>
              <w:szCs w:val="21"/>
            </w:rPr>
            <w:t>University</w:t>
          </w:r>
        </w:smartTag>
      </w:smartTag>
      <w:r>
        <w:rPr>
          <w:rFonts w:hint="eastAsia"/>
          <w:szCs w:val="21"/>
        </w:rPr>
        <w:t>. v36, n4, p491-3, 2002.</w:t>
      </w:r>
      <w:r w:rsidRPr="00000FA7">
        <w:rPr>
          <w:rFonts w:hint="eastAsia"/>
          <w:szCs w:val="21"/>
        </w:rPr>
        <w:t xml:space="preserve"> </w:t>
      </w:r>
      <w:r>
        <w:rPr>
          <w:rFonts w:hint="eastAsia"/>
          <w:szCs w:val="21"/>
        </w:rPr>
        <w:t>（</w:t>
      </w:r>
      <w:r>
        <w:rPr>
          <w:rFonts w:hint="eastAsia"/>
          <w:szCs w:val="21"/>
        </w:rPr>
        <w:t>SCI</w:t>
      </w:r>
      <w:r>
        <w:rPr>
          <w:rFonts w:hint="eastAsia"/>
          <w:szCs w:val="21"/>
        </w:rPr>
        <w:t>收录）</w:t>
      </w:r>
    </w:p>
    <w:p w:rsidR="001253AA" w:rsidRDefault="001253AA" w:rsidP="001253AA">
      <w:pPr>
        <w:rPr>
          <w:rFonts w:hint="eastAsia"/>
          <w:szCs w:val="21"/>
        </w:rPr>
      </w:pPr>
      <w:r w:rsidRPr="009A6A6A">
        <w:rPr>
          <w:rFonts w:hint="eastAsia"/>
          <w:szCs w:val="21"/>
          <w:highlight w:val="darkGreen"/>
        </w:rPr>
        <w:t>[48]</w:t>
      </w:r>
      <w:r>
        <w:rPr>
          <w:rFonts w:hint="eastAsia"/>
          <w:szCs w:val="21"/>
        </w:rPr>
        <w:t xml:space="preserve"> Li Qin, Zhang Xian-Min, Kuang Yong-cong,</w:t>
      </w:r>
      <w:r w:rsidRPr="00C921B8">
        <w:rPr>
          <w:rFonts w:hint="eastAsia"/>
          <w:szCs w:val="21"/>
        </w:rPr>
        <w:t xml:space="preserve"> </w:t>
      </w:r>
      <w:r>
        <w:rPr>
          <w:rFonts w:hint="eastAsia"/>
          <w:szCs w:val="21"/>
        </w:rPr>
        <w:t>et al. Researching on motion control system of automatic screen printer. Microcomputer Information. n</w:t>
      </w:r>
      <w:r>
        <w:rPr>
          <w:szCs w:val="21"/>
        </w:rPr>
        <w:t>3</w:t>
      </w:r>
      <w:r>
        <w:rPr>
          <w:rFonts w:hint="eastAsia"/>
          <w:szCs w:val="21"/>
        </w:rPr>
        <w:t>1, p1-3.2008.</w:t>
      </w:r>
      <w:r w:rsidRPr="00000FA7">
        <w:rPr>
          <w:rFonts w:hint="eastAsia"/>
          <w:szCs w:val="21"/>
        </w:rPr>
        <w:t xml:space="preserve"> </w:t>
      </w:r>
      <w:r>
        <w:rPr>
          <w:rFonts w:hint="eastAsia"/>
          <w:szCs w:val="21"/>
        </w:rPr>
        <w:t>（</w:t>
      </w:r>
      <w:r>
        <w:rPr>
          <w:rFonts w:hint="eastAsia"/>
          <w:szCs w:val="21"/>
        </w:rPr>
        <w:t>SCI</w:t>
      </w:r>
      <w:r>
        <w:rPr>
          <w:rFonts w:hint="eastAsia"/>
          <w:szCs w:val="21"/>
        </w:rPr>
        <w:t>收录）</w:t>
      </w:r>
    </w:p>
    <w:p w:rsidR="001253AA" w:rsidRDefault="001253AA" w:rsidP="001253AA">
      <w:pPr>
        <w:rPr>
          <w:rFonts w:hint="eastAsia"/>
          <w:szCs w:val="21"/>
        </w:rPr>
      </w:pPr>
      <w:r w:rsidRPr="009A6A6A">
        <w:rPr>
          <w:rFonts w:hint="eastAsia"/>
          <w:szCs w:val="21"/>
          <w:highlight w:val="darkGreen"/>
        </w:rPr>
        <w:t>[49]</w:t>
      </w:r>
      <w:r>
        <w:rPr>
          <w:rFonts w:hint="eastAsia"/>
          <w:szCs w:val="21"/>
        </w:rPr>
        <w:t xml:space="preserve"> Costea C, Silaghi H, Silaghi M, et al. Mill Speed Control Using Programmable Logic Controllers.12</w:t>
      </w:r>
      <w:r w:rsidRPr="004E63CC">
        <w:rPr>
          <w:rFonts w:hint="eastAsia"/>
          <w:szCs w:val="21"/>
          <w:vertAlign w:val="superscript"/>
        </w:rPr>
        <w:t>th</w:t>
      </w:r>
      <w:r>
        <w:rPr>
          <w:rFonts w:hint="eastAsia"/>
          <w:szCs w:val="21"/>
        </w:rPr>
        <w:t xml:space="preserve"> WSEAS International Conference on Mathematical Methods and Computational Techniques in electrical Engineering(MMACCTEE </w:t>
      </w:r>
      <w:r>
        <w:rPr>
          <w:szCs w:val="21"/>
        </w:rPr>
        <w:t>‘</w:t>
      </w:r>
      <w:r>
        <w:rPr>
          <w:rFonts w:hint="eastAsia"/>
          <w:szCs w:val="21"/>
        </w:rPr>
        <w:t xml:space="preserve">10),p26-30. </w:t>
      </w:r>
      <w:smartTag w:uri="urn:schemas-microsoft-com:office:smarttags" w:element="place">
        <w:smartTag w:uri="urn:schemas-microsoft-com:office:smarttags" w:element="City">
          <w:r>
            <w:rPr>
              <w:rFonts w:hint="eastAsia"/>
              <w:szCs w:val="21"/>
            </w:rPr>
            <w:t>Timisoara</w:t>
          </w:r>
        </w:smartTag>
        <w:r>
          <w:rPr>
            <w:rFonts w:hint="eastAsia"/>
            <w:szCs w:val="21"/>
          </w:rPr>
          <w:t xml:space="preserve">, </w:t>
        </w:r>
        <w:smartTag w:uri="urn:schemas-microsoft-com:office:smarttags" w:element="country-region">
          <w:r>
            <w:rPr>
              <w:rFonts w:hint="eastAsia"/>
              <w:szCs w:val="21"/>
            </w:rPr>
            <w:t>Romania</w:t>
          </w:r>
        </w:smartTag>
      </w:smartTag>
      <w:r>
        <w:rPr>
          <w:rFonts w:hint="eastAsia"/>
          <w:szCs w:val="21"/>
        </w:rPr>
        <w:t>, 2010.</w:t>
      </w:r>
    </w:p>
    <w:p w:rsidR="001253AA" w:rsidRDefault="001253AA" w:rsidP="001253AA">
      <w:pPr>
        <w:rPr>
          <w:rFonts w:hint="eastAsia"/>
          <w:szCs w:val="21"/>
        </w:rPr>
      </w:pPr>
      <w:r w:rsidRPr="009A6A6A">
        <w:rPr>
          <w:rFonts w:hint="eastAsia"/>
          <w:szCs w:val="21"/>
          <w:highlight w:val="darkGreen"/>
        </w:rPr>
        <w:t>[50]</w:t>
      </w:r>
      <w:r>
        <w:rPr>
          <w:rFonts w:hint="eastAsia"/>
          <w:szCs w:val="21"/>
        </w:rPr>
        <w:t xml:space="preserve"> Sun Cheng-zhi, Xiong Tian-zhong. Teaching and Playback in Two Axis Motion Control Based on PLC. Modular Machine Tool &amp; Automatic Manufacturing Technique. </w:t>
      </w:r>
      <w:r>
        <w:rPr>
          <w:szCs w:val="21"/>
        </w:rPr>
        <w:t>n</w:t>
      </w:r>
      <w:r>
        <w:rPr>
          <w:rFonts w:hint="eastAsia"/>
          <w:szCs w:val="21"/>
        </w:rPr>
        <w:t>3, p65-7. 2010.</w:t>
      </w:r>
      <w:r w:rsidRPr="00000FA7">
        <w:rPr>
          <w:rFonts w:hint="eastAsia"/>
          <w:szCs w:val="21"/>
        </w:rPr>
        <w:t xml:space="preserve"> </w:t>
      </w:r>
      <w:bookmarkStart w:id="15" w:name="OLE_LINK15"/>
      <w:bookmarkStart w:id="16" w:name="OLE_LINK16"/>
      <w:r>
        <w:rPr>
          <w:rFonts w:hint="eastAsia"/>
          <w:szCs w:val="21"/>
        </w:rPr>
        <w:t>（</w:t>
      </w:r>
      <w:r>
        <w:rPr>
          <w:rFonts w:hint="eastAsia"/>
          <w:szCs w:val="21"/>
        </w:rPr>
        <w:t>SCI</w:t>
      </w:r>
      <w:r>
        <w:rPr>
          <w:rFonts w:hint="eastAsia"/>
          <w:szCs w:val="21"/>
        </w:rPr>
        <w:t>收录）</w:t>
      </w:r>
      <w:bookmarkEnd w:id="15"/>
      <w:bookmarkEnd w:id="16"/>
    </w:p>
    <w:p w:rsidR="001253AA" w:rsidRDefault="001253AA" w:rsidP="001253AA">
      <w:pPr>
        <w:rPr>
          <w:rFonts w:hint="eastAsia"/>
          <w:szCs w:val="21"/>
        </w:rPr>
      </w:pPr>
      <w:r>
        <w:rPr>
          <w:rFonts w:hint="eastAsia"/>
          <w:szCs w:val="21"/>
        </w:rPr>
        <w:t xml:space="preserve">[51] An Hongwei, Guan Fengnian. Application of PLC Position Control System in Scroll Cutting Machine. International Conference on Information Electronic and Computer Science. </w:t>
      </w:r>
      <w:r>
        <w:rPr>
          <w:szCs w:val="21"/>
        </w:rPr>
        <w:t>V</w:t>
      </w:r>
      <w:r>
        <w:rPr>
          <w:rFonts w:hint="eastAsia"/>
          <w:szCs w:val="21"/>
        </w:rPr>
        <w:t>ol1-3, p 468-471. 2010.</w:t>
      </w:r>
      <w:r w:rsidRPr="00401DFC">
        <w:rPr>
          <w:rFonts w:hint="eastAsia"/>
          <w:szCs w:val="21"/>
        </w:rPr>
        <w:t xml:space="preserve"> </w:t>
      </w:r>
      <w:r>
        <w:rPr>
          <w:rFonts w:hint="eastAsia"/>
          <w:szCs w:val="21"/>
        </w:rPr>
        <w:t>（</w:t>
      </w:r>
      <w:r>
        <w:rPr>
          <w:rFonts w:hint="eastAsia"/>
          <w:szCs w:val="21"/>
        </w:rPr>
        <w:t>SCI</w:t>
      </w:r>
      <w:r>
        <w:rPr>
          <w:rFonts w:hint="eastAsia"/>
          <w:szCs w:val="21"/>
        </w:rPr>
        <w:t>收录）</w:t>
      </w:r>
    </w:p>
    <w:p w:rsidR="001253AA" w:rsidRDefault="001253AA" w:rsidP="001253AA">
      <w:pPr>
        <w:rPr>
          <w:rFonts w:hint="eastAsia"/>
          <w:szCs w:val="21"/>
        </w:rPr>
      </w:pPr>
      <w:r>
        <w:rPr>
          <w:rFonts w:hint="eastAsia"/>
          <w:szCs w:val="21"/>
        </w:rPr>
        <w:t>[52] Jiang Wei-hua, Yan Dong. Design of Position System of Graphite Spraying Machine Based on PLC Controlling. Modular Machine Tool &amp; Automatic Manufacturing Technique. n9, p52-55.2001.</w:t>
      </w:r>
      <w:r w:rsidRPr="00401DFC">
        <w:rPr>
          <w:rFonts w:hint="eastAsia"/>
          <w:szCs w:val="21"/>
        </w:rPr>
        <w:t xml:space="preserve"> </w:t>
      </w:r>
      <w:r>
        <w:rPr>
          <w:rFonts w:hint="eastAsia"/>
          <w:szCs w:val="21"/>
        </w:rPr>
        <w:t>（</w:t>
      </w:r>
      <w:r>
        <w:rPr>
          <w:rFonts w:hint="eastAsia"/>
          <w:szCs w:val="21"/>
        </w:rPr>
        <w:t>SCI</w:t>
      </w:r>
      <w:r>
        <w:rPr>
          <w:rFonts w:hint="eastAsia"/>
          <w:szCs w:val="21"/>
        </w:rPr>
        <w:t>收录）</w:t>
      </w:r>
    </w:p>
    <w:p w:rsidR="00FA688C" w:rsidRDefault="001253AA" w:rsidP="001253AA">
      <w:pPr>
        <w:adjustRightInd w:val="0"/>
        <w:spacing w:beforeLines="50" w:before="156" w:afterLines="50" w:after="156"/>
        <w:rPr>
          <w:rFonts w:hint="eastAsia"/>
          <w:szCs w:val="21"/>
        </w:rPr>
      </w:pPr>
      <w:r>
        <w:rPr>
          <w:rFonts w:hint="eastAsia"/>
          <w:szCs w:val="21"/>
        </w:rPr>
        <w:t>[53] Dylis W, Owczarski T. Positioning servo-drives with programmable logic controller. Prace Instytutu Elektrotechniki, vol(48),n(209),p41-49,2001.</w:t>
      </w:r>
      <w:r w:rsidRPr="00401DFC">
        <w:rPr>
          <w:rFonts w:hint="eastAsia"/>
          <w:szCs w:val="21"/>
        </w:rPr>
        <w:t xml:space="preserve"> </w:t>
      </w:r>
      <w:r>
        <w:rPr>
          <w:rFonts w:hint="eastAsia"/>
          <w:szCs w:val="21"/>
        </w:rPr>
        <w:t>（</w:t>
      </w:r>
      <w:r>
        <w:rPr>
          <w:rFonts w:hint="eastAsia"/>
          <w:szCs w:val="21"/>
        </w:rPr>
        <w:t>SCI</w:t>
      </w:r>
      <w:r>
        <w:rPr>
          <w:rFonts w:hint="eastAsia"/>
          <w:szCs w:val="21"/>
        </w:rPr>
        <w:t>收录）</w:t>
      </w:r>
    </w:p>
    <w:sectPr w:rsidR="00FA688C" w:rsidSect="00EF7DCD">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3D0" w:rsidRDefault="00F123D0" w:rsidP="00E4338F">
      <w:r>
        <w:separator/>
      </w:r>
    </w:p>
  </w:endnote>
  <w:endnote w:type="continuationSeparator" w:id="0">
    <w:p w:rsidR="00F123D0" w:rsidRDefault="00F123D0" w:rsidP="00E43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3D0" w:rsidRDefault="00F123D0" w:rsidP="00E4338F">
      <w:r>
        <w:separator/>
      </w:r>
    </w:p>
  </w:footnote>
  <w:footnote w:type="continuationSeparator" w:id="0">
    <w:p w:rsidR="00F123D0" w:rsidRDefault="00F123D0" w:rsidP="00E433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multilevel"/>
    <w:tmpl w:val="FBD018DA"/>
    <w:lvl w:ilvl="0">
      <w:start w:val="1"/>
      <w:numFmt w:val="decimal"/>
      <w:lvlText w:val="图7.%1"/>
      <w:lvlJc w:val="left"/>
      <w:pPr>
        <w:tabs>
          <w:tab w:val="num" w:pos="4106"/>
        </w:tabs>
        <w:ind w:left="4106" w:hanging="420"/>
      </w:pPr>
      <w:rPr>
        <w:rFonts w:hint="eastAsia"/>
        <w:sz w:val="21"/>
        <w:szCs w:val="21"/>
      </w:rPr>
    </w:lvl>
    <w:lvl w:ilvl="1">
      <w:start w:val="1"/>
      <w:numFmt w:val="decimal"/>
      <w:lvlText w:val="%2."/>
      <w:lvlJc w:val="left"/>
      <w:pPr>
        <w:tabs>
          <w:tab w:val="num" w:pos="4046"/>
        </w:tabs>
        <w:ind w:left="4046" w:hanging="360"/>
      </w:pPr>
      <w:rPr>
        <w:rFonts w:hint="default"/>
      </w:rPr>
    </w:lvl>
    <w:lvl w:ilvl="2">
      <w:start w:val="1"/>
      <w:numFmt w:val="lowerRoman"/>
      <w:lvlText w:val="%3."/>
      <w:lvlJc w:val="right"/>
      <w:pPr>
        <w:tabs>
          <w:tab w:val="num" w:pos="4526"/>
        </w:tabs>
        <w:ind w:left="4526" w:hanging="420"/>
      </w:pPr>
      <w:rPr>
        <w:rFonts w:hint="eastAsia"/>
      </w:rPr>
    </w:lvl>
    <w:lvl w:ilvl="3">
      <w:start w:val="1"/>
      <w:numFmt w:val="decimal"/>
      <w:lvlText w:val="%4."/>
      <w:lvlJc w:val="left"/>
      <w:pPr>
        <w:tabs>
          <w:tab w:val="num" w:pos="4946"/>
        </w:tabs>
        <w:ind w:left="4946" w:hanging="420"/>
      </w:pPr>
      <w:rPr>
        <w:rFonts w:hint="eastAsia"/>
      </w:rPr>
    </w:lvl>
    <w:lvl w:ilvl="4">
      <w:start w:val="1"/>
      <w:numFmt w:val="lowerLetter"/>
      <w:lvlText w:val="%5)"/>
      <w:lvlJc w:val="left"/>
      <w:pPr>
        <w:tabs>
          <w:tab w:val="num" w:pos="5366"/>
        </w:tabs>
        <w:ind w:left="5366" w:hanging="420"/>
      </w:pPr>
      <w:rPr>
        <w:rFonts w:hint="eastAsia"/>
      </w:rPr>
    </w:lvl>
    <w:lvl w:ilvl="5">
      <w:start w:val="1"/>
      <w:numFmt w:val="lowerRoman"/>
      <w:lvlText w:val="%6."/>
      <w:lvlJc w:val="right"/>
      <w:pPr>
        <w:tabs>
          <w:tab w:val="num" w:pos="5786"/>
        </w:tabs>
        <w:ind w:left="5786" w:hanging="420"/>
      </w:pPr>
      <w:rPr>
        <w:rFonts w:hint="eastAsia"/>
      </w:rPr>
    </w:lvl>
    <w:lvl w:ilvl="6">
      <w:start w:val="1"/>
      <w:numFmt w:val="decimal"/>
      <w:lvlText w:val="%7."/>
      <w:lvlJc w:val="left"/>
      <w:pPr>
        <w:tabs>
          <w:tab w:val="num" w:pos="6206"/>
        </w:tabs>
        <w:ind w:left="6206" w:hanging="420"/>
      </w:pPr>
      <w:rPr>
        <w:rFonts w:hint="eastAsia"/>
      </w:rPr>
    </w:lvl>
    <w:lvl w:ilvl="7">
      <w:start w:val="1"/>
      <w:numFmt w:val="lowerLetter"/>
      <w:lvlText w:val="%8)"/>
      <w:lvlJc w:val="left"/>
      <w:pPr>
        <w:tabs>
          <w:tab w:val="num" w:pos="6626"/>
        </w:tabs>
        <w:ind w:left="6626" w:hanging="420"/>
      </w:pPr>
      <w:rPr>
        <w:rFonts w:hint="eastAsia"/>
      </w:rPr>
    </w:lvl>
    <w:lvl w:ilvl="8">
      <w:start w:val="1"/>
      <w:numFmt w:val="lowerRoman"/>
      <w:lvlText w:val="%9."/>
      <w:lvlJc w:val="right"/>
      <w:pPr>
        <w:tabs>
          <w:tab w:val="num" w:pos="7046"/>
        </w:tabs>
        <w:ind w:left="7046" w:hanging="420"/>
      </w:pPr>
      <w:rPr>
        <w:rFonts w:hint="eastAsia"/>
      </w:rPr>
    </w:lvl>
  </w:abstractNum>
  <w:abstractNum w:abstractNumId="1">
    <w:nsid w:val="00000009"/>
    <w:multiLevelType w:val="multilevel"/>
    <w:tmpl w:val="6D5E472A"/>
    <w:lvl w:ilvl="0">
      <w:start w:val="1"/>
      <w:numFmt w:val="decimal"/>
      <w:lvlText w:val="表7.%1"/>
      <w:lvlJc w:val="left"/>
      <w:pPr>
        <w:tabs>
          <w:tab w:val="num" w:pos="840"/>
        </w:tabs>
        <w:ind w:left="840" w:hanging="420"/>
      </w:pPr>
      <w:rPr>
        <w:rFonts w:hint="eastAsia"/>
        <w:sz w:val="21"/>
        <w:szCs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
    <w:nsid w:val="01553E3E"/>
    <w:multiLevelType w:val="multilevel"/>
    <w:tmpl w:val="28EC38EA"/>
    <w:lvl w:ilvl="0">
      <w:start w:val="1"/>
      <w:numFmt w:val="decimal"/>
      <w:lvlText w:val="%1"/>
      <w:lvlJc w:val="left"/>
      <w:pPr>
        <w:tabs>
          <w:tab w:val="num" w:pos="420"/>
        </w:tabs>
        <w:ind w:left="420" w:hanging="420"/>
      </w:pPr>
      <w:rPr>
        <w:rFonts w:hint="eastAsia"/>
      </w:rPr>
    </w:lvl>
    <w:lvl w:ilvl="1">
      <w:start w:val="1"/>
      <w:numFmt w:val="decimal"/>
      <w:lvlText w:val="3.%2"/>
      <w:lvlJc w:val="left"/>
      <w:pPr>
        <w:tabs>
          <w:tab w:val="num" w:pos="855"/>
        </w:tabs>
        <w:ind w:left="855" w:hanging="435"/>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304621B"/>
    <w:multiLevelType w:val="hybridMultilevel"/>
    <w:tmpl w:val="FD48500E"/>
    <w:lvl w:ilvl="0" w:tplc="5A02901E">
      <w:start w:val="1"/>
      <w:numFmt w:val="decimal"/>
      <w:lvlText w:val="表5.%1"/>
      <w:lvlJc w:val="left"/>
      <w:pPr>
        <w:tabs>
          <w:tab w:val="num" w:pos="840"/>
        </w:tabs>
        <w:ind w:left="840" w:hanging="420"/>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35D34F0"/>
    <w:multiLevelType w:val="multilevel"/>
    <w:tmpl w:val="259AEEDC"/>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nsid w:val="06AA619E"/>
    <w:multiLevelType w:val="hybridMultilevel"/>
    <w:tmpl w:val="6694AB6E"/>
    <w:lvl w:ilvl="0" w:tplc="98B255FC">
      <w:start w:val="1"/>
      <w:numFmt w:val="decimal"/>
      <w:lvlText w:val="5.%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88F0FAC"/>
    <w:multiLevelType w:val="hybridMultilevel"/>
    <w:tmpl w:val="C21E87EC"/>
    <w:lvl w:ilvl="0" w:tplc="601A60BE">
      <w:start w:val="1"/>
      <w:numFmt w:val="decimal"/>
      <w:lvlText w:val="3.%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0C1C5234"/>
    <w:multiLevelType w:val="multilevel"/>
    <w:tmpl w:val="A35205BA"/>
    <w:lvl w:ilvl="0">
      <w:start w:val="1"/>
      <w:numFmt w:val="decimal"/>
      <w:lvlText w:val="%1"/>
      <w:lvlJc w:val="left"/>
      <w:pPr>
        <w:tabs>
          <w:tab w:val="num" w:pos="420"/>
        </w:tabs>
        <w:ind w:left="420" w:hanging="420"/>
      </w:pPr>
      <w:rPr>
        <w:rFonts w:hint="eastAsia"/>
      </w:rPr>
    </w:lvl>
    <w:lvl w:ilvl="1">
      <w:start w:val="1"/>
      <w:numFmt w:val="decimal"/>
      <w:lvlText w:val="4.%2"/>
      <w:lvlJc w:val="left"/>
      <w:pPr>
        <w:tabs>
          <w:tab w:val="num" w:pos="435"/>
        </w:tabs>
        <w:ind w:left="435" w:hanging="435"/>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0DC443EF"/>
    <w:multiLevelType w:val="multilevel"/>
    <w:tmpl w:val="1EBA3AF4"/>
    <w:lvl w:ilvl="0">
      <w:start w:val="1"/>
      <w:numFmt w:val="decimal"/>
      <w:lvlText w:val="3.%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0FBC5717"/>
    <w:multiLevelType w:val="hybridMultilevel"/>
    <w:tmpl w:val="2954D154"/>
    <w:lvl w:ilvl="0" w:tplc="242AB83A">
      <w:start w:val="1"/>
      <w:numFmt w:val="decimal"/>
      <w:lvlText w:val="%1"/>
      <w:lvlJc w:val="left"/>
      <w:pPr>
        <w:tabs>
          <w:tab w:val="num" w:pos="284"/>
        </w:tabs>
        <w:ind w:left="284" w:hanging="420"/>
      </w:pPr>
      <w:rPr>
        <w:rFonts w:hint="eastAsia"/>
      </w:rPr>
    </w:lvl>
    <w:lvl w:ilvl="1" w:tplc="6D0E1C0E">
      <w:start w:val="1"/>
      <w:numFmt w:val="decimal"/>
      <w:lvlText w:val="图4.%2"/>
      <w:lvlJc w:val="left"/>
      <w:pPr>
        <w:tabs>
          <w:tab w:val="num" w:pos="299"/>
        </w:tabs>
        <w:ind w:left="299" w:hanging="435"/>
      </w:pPr>
      <w:rPr>
        <w:rFonts w:hint="default"/>
      </w:rPr>
    </w:lvl>
    <w:lvl w:ilvl="2" w:tplc="0409001B" w:tentative="1">
      <w:start w:val="1"/>
      <w:numFmt w:val="lowerRoman"/>
      <w:lvlText w:val="%3."/>
      <w:lvlJc w:val="right"/>
      <w:pPr>
        <w:tabs>
          <w:tab w:val="num" w:pos="1124"/>
        </w:tabs>
        <w:ind w:left="1124" w:hanging="420"/>
      </w:pPr>
    </w:lvl>
    <w:lvl w:ilvl="3" w:tplc="0409000F" w:tentative="1">
      <w:start w:val="1"/>
      <w:numFmt w:val="decimal"/>
      <w:lvlText w:val="%4."/>
      <w:lvlJc w:val="left"/>
      <w:pPr>
        <w:tabs>
          <w:tab w:val="num" w:pos="1544"/>
        </w:tabs>
        <w:ind w:left="1544" w:hanging="420"/>
      </w:pPr>
    </w:lvl>
    <w:lvl w:ilvl="4" w:tplc="04090019" w:tentative="1">
      <w:start w:val="1"/>
      <w:numFmt w:val="lowerLetter"/>
      <w:lvlText w:val="%5)"/>
      <w:lvlJc w:val="left"/>
      <w:pPr>
        <w:tabs>
          <w:tab w:val="num" w:pos="1964"/>
        </w:tabs>
        <w:ind w:left="1964" w:hanging="420"/>
      </w:pPr>
    </w:lvl>
    <w:lvl w:ilvl="5" w:tplc="0409001B" w:tentative="1">
      <w:start w:val="1"/>
      <w:numFmt w:val="lowerRoman"/>
      <w:lvlText w:val="%6."/>
      <w:lvlJc w:val="right"/>
      <w:pPr>
        <w:tabs>
          <w:tab w:val="num" w:pos="2384"/>
        </w:tabs>
        <w:ind w:left="2384" w:hanging="420"/>
      </w:pPr>
    </w:lvl>
    <w:lvl w:ilvl="6" w:tplc="0409000F" w:tentative="1">
      <w:start w:val="1"/>
      <w:numFmt w:val="decimal"/>
      <w:lvlText w:val="%7."/>
      <w:lvlJc w:val="left"/>
      <w:pPr>
        <w:tabs>
          <w:tab w:val="num" w:pos="2804"/>
        </w:tabs>
        <w:ind w:left="2804" w:hanging="420"/>
      </w:pPr>
    </w:lvl>
    <w:lvl w:ilvl="7" w:tplc="04090019" w:tentative="1">
      <w:start w:val="1"/>
      <w:numFmt w:val="lowerLetter"/>
      <w:lvlText w:val="%8)"/>
      <w:lvlJc w:val="left"/>
      <w:pPr>
        <w:tabs>
          <w:tab w:val="num" w:pos="3224"/>
        </w:tabs>
        <w:ind w:left="3224" w:hanging="420"/>
      </w:pPr>
    </w:lvl>
    <w:lvl w:ilvl="8" w:tplc="0409001B" w:tentative="1">
      <w:start w:val="1"/>
      <w:numFmt w:val="lowerRoman"/>
      <w:lvlText w:val="%9."/>
      <w:lvlJc w:val="right"/>
      <w:pPr>
        <w:tabs>
          <w:tab w:val="num" w:pos="3644"/>
        </w:tabs>
        <w:ind w:left="3644" w:hanging="420"/>
      </w:pPr>
    </w:lvl>
  </w:abstractNum>
  <w:abstractNum w:abstractNumId="10">
    <w:nsid w:val="131667B3"/>
    <w:multiLevelType w:val="hybridMultilevel"/>
    <w:tmpl w:val="B9428D58"/>
    <w:lvl w:ilvl="0" w:tplc="19DED5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81FD8"/>
    <w:multiLevelType w:val="multilevel"/>
    <w:tmpl w:val="1DA478B0"/>
    <w:lvl w:ilvl="0">
      <w:start w:val="7"/>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1B177BED"/>
    <w:multiLevelType w:val="hybridMultilevel"/>
    <w:tmpl w:val="437C4480"/>
    <w:lvl w:ilvl="0" w:tplc="5A02901E">
      <w:start w:val="1"/>
      <w:numFmt w:val="decimal"/>
      <w:lvlText w:val="表5.%1"/>
      <w:lvlJc w:val="left"/>
      <w:pPr>
        <w:tabs>
          <w:tab w:val="num" w:pos="840"/>
        </w:tabs>
        <w:ind w:left="840" w:hanging="420"/>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D6A1590"/>
    <w:multiLevelType w:val="hybridMultilevel"/>
    <w:tmpl w:val="E01C0C78"/>
    <w:lvl w:ilvl="0" w:tplc="6C4C1812">
      <w:start w:val="1"/>
      <w:numFmt w:val="decimal"/>
      <w:lvlText w:val="图5.%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1EB5483F"/>
    <w:multiLevelType w:val="multilevel"/>
    <w:tmpl w:val="969459F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259A4979"/>
    <w:multiLevelType w:val="multilevel"/>
    <w:tmpl w:val="450C6734"/>
    <w:lvl w:ilvl="0">
      <w:start w:val="2"/>
      <w:numFmt w:val="decimal"/>
      <w:lvlText w:val="%1"/>
      <w:lvlJc w:val="left"/>
      <w:pPr>
        <w:tabs>
          <w:tab w:val="num" w:pos="435"/>
        </w:tabs>
        <w:ind w:left="435" w:hanging="435"/>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6">
    <w:nsid w:val="25E04D89"/>
    <w:multiLevelType w:val="hybridMultilevel"/>
    <w:tmpl w:val="6862F35A"/>
    <w:lvl w:ilvl="0" w:tplc="608A2D10">
      <w:start w:val="1"/>
      <w:numFmt w:val="decimal"/>
      <w:lvlText w:val="图2.%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9183F33"/>
    <w:multiLevelType w:val="multilevel"/>
    <w:tmpl w:val="E3AA91BC"/>
    <w:lvl w:ilvl="0">
      <w:start w:val="1"/>
      <w:numFmt w:val="decimal"/>
      <w:lvlText w:val="%1"/>
      <w:lvlJc w:val="left"/>
      <w:pPr>
        <w:tabs>
          <w:tab w:val="num" w:pos="420"/>
        </w:tabs>
        <w:ind w:left="420" w:hanging="420"/>
      </w:pPr>
      <w:rPr>
        <w:rFonts w:hint="eastAsia"/>
      </w:rPr>
    </w:lvl>
    <w:lvl w:ilvl="1">
      <w:start w:val="1"/>
      <w:numFmt w:val="decimal"/>
      <w:lvlText w:val="3.%2"/>
      <w:lvlJc w:val="left"/>
      <w:pPr>
        <w:tabs>
          <w:tab w:val="num" w:pos="420"/>
        </w:tabs>
        <w:ind w:left="42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2A845142"/>
    <w:multiLevelType w:val="multilevel"/>
    <w:tmpl w:val="857A3D28"/>
    <w:lvl w:ilvl="0">
      <w:start w:val="2"/>
      <w:numFmt w:val="decimal"/>
      <w:lvlText w:val="%1"/>
      <w:lvlJc w:val="left"/>
      <w:pPr>
        <w:tabs>
          <w:tab w:val="num" w:pos="435"/>
        </w:tabs>
        <w:ind w:left="435" w:hanging="435"/>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9">
    <w:nsid w:val="2FA75ED6"/>
    <w:multiLevelType w:val="hybridMultilevel"/>
    <w:tmpl w:val="4A701794"/>
    <w:lvl w:ilvl="0" w:tplc="62BC54AC">
      <w:start w:val="1"/>
      <w:numFmt w:val="decimal"/>
      <w:lvlText w:val="图5.%1"/>
      <w:lvlJc w:val="left"/>
      <w:pPr>
        <w:tabs>
          <w:tab w:val="num" w:pos="840"/>
        </w:tabs>
        <w:ind w:left="840" w:hanging="420"/>
      </w:pPr>
      <w:rPr>
        <w:rFonts w:hint="eastAsia"/>
        <w:sz w:val="21"/>
        <w:szCs w:val="21"/>
      </w:rPr>
    </w:lvl>
    <w:lvl w:ilvl="1" w:tplc="4500A006">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2202418"/>
    <w:multiLevelType w:val="multilevel"/>
    <w:tmpl w:val="B70A8AFC"/>
    <w:lvl w:ilvl="0">
      <w:start w:val="5"/>
      <w:numFmt w:val="decimal"/>
      <w:lvlText w:val="%1"/>
      <w:lvlJc w:val="left"/>
      <w:pPr>
        <w:tabs>
          <w:tab w:val="num" w:pos="360"/>
        </w:tabs>
        <w:ind w:left="360" w:hanging="360"/>
      </w:pPr>
      <w:rPr>
        <w:rFonts w:hint="default"/>
      </w:rPr>
    </w:lvl>
    <w:lvl w:ilvl="1">
      <w:start w:val="2"/>
      <w:numFmt w:val="decimal"/>
      <w:lvlText w:val="%1.%2"/>
      <w:lvlJc w:val="left"/>
      <w:pPr>
        <w:tabs>
          <w:tab w:val="num" w:pos="780"/>
        </w:tabs>
        <w:ind w:left="780" w:hanging="36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960"/>
        </w:tabs>
        <w:ind w:left="3960" w:hanging="144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5160"/>
        </w:tabs>
        <w:ind w:left="5160" w:hanging="1800"/>
      </w:pPr>
      <w:rPr>
        <w:rFonts w:hint="default"/>
      </w:rPr>
    </w:lvl>
  </w:abstractNum>
  <w:abstractNum w:abstractNumId="21">
    <w:nsid w:val="322B641A"/>
    <w:multiLevelType w:val="hybridMultilevel"/>
    <w:tmpl w:val="7BFA9986"/>
    <w:lvl w:ilvl="0" w:tplc="F0C8B17C">
      <w:start w:val="1"/>
      <w:numFmt w:val="lowerLetter"/>
      <w:lvlText w:val="%1．"/>
      <w:lvlJc w:val="left"/>
      <w:pPr>
        <w:tabs>
          <w:tab w:val="num" w:pos="1095"/>
        </w:tabs>
        <w:ind w:left="1095" w:hanging="360"/>
      </w:pPr>
      <w:rPr>
        <w:rFonts w:hint="default"/>
      </w:rPr>
    </w:lvl>
    <w:lvl w:ilvl="1" w:tplc="04090019" w:tentative="1">
      <w:start w:val="1"/>
      <w:numFmt w:val="lowerLetter"/>
      <w:lvlText w:val="%2)"/>
      <w:lvlJc w:val="left"/>
      <w:pPr>
        <w:tabs>
          <w:tab w:val="num" w:pos="1575"/>
        </w:tabs>
        <w:ind w:left="1575" w:hanging="420"/>
      </w:pPr>
    </w:lvl>
    <w:lvl w:ilvl="2" w:tplc="0409001B" w:tentative="1">
      <w:start w:val="1"/>
      <w:numFmt w:val="lowerRoman"/>
      <w:lvlText w:val="%3."/>
      <w:lvlJc w:val="right"/>
      <w:pPr>
        <w:tabs>
          <w:tab w:val="num" w:pos="1995"/>
        </w:tabs>
        <w:ind w:left="1995" w:hanging="420"/>
      </w:pPr>
    </w:lvl>
    <w:lvl w:ilvl="3" w:tplc="0409000F" w:tentative="1">
      <w:start w:val="1"/>
      <w:numFmt w:val="decimal"/>
      <w:lvlText w:val="%4."/>
      <w:lvlJc w:val="left"/>
      <w:pPr>
        <w:tabs>
          <w:tab w:val="num" w:pos="2415"/>
        </w:tabs>
        <w:ind w:left="2415" w:hanging="420"/>
      </w:pPr>
    </w:lvl>
    <w:lvl w:ilvl="4" w:tplc="04090019" w:tentative="1">
      <w:start w:val="1"/>
      <w:numFmt w:val="lowerLetter"/>
      <w:lvlText w:val="%5)"/>
      <w:lvlJc w:val="left"/>
      <w:pPr>
        <w:tabs>
          <w:tab w:val="num" w:pos="2835"/>
        </w:tabs>
        <w:ind w:left="2835" w:hanging="420"/>
      </w:pPr>
    </w:lvl>
    <w:lvl w:ilvl="5" w:tplc="0409001B" w:tentative="1">
      <w:start w:val="1"/>
      <w:numFmt w:val="lowerRoman"/>
      <w:lvlText w:val="%6."/>
      <w:lvlJc w:val="right"/>
      <w:pPr>
        <w:tabs>
          <w:tab w:val="num" w:pos="3255"/>
        </w:tabs>
        <w:ind w:left="3255" w:hanging="420"/>
      </w:pPr>
    </w:lvl>
    <w:lvl w:ilvl="6" w:tplc="0409000F" w:tentative="1">
      <w:start w:val="1"/>
      <w:numFmt w:val="decimal"/>
      <w:lvlText w:val="%7."/>
      <w:lvlJc w:val="left"/>
      <w:pPr>
        <w:tabs>
          <w:tab w:val="num" w:pos="3675"/>
        </w:tabs>
        <w:ind w:left="3675" w:hanging="420"/>
      </w:pPr>
    </w:lvl>
    <w:lvl w:ilvl="7" w:tplc="04090019" w:tentative="1">
      <w:start w:val="1"/>
      <w:numFmt w:val="lowerLetter"/>
      <w:lvlText w:val="%8)"/>
      <w:lvlJc w:val="left"/>
      <w:pPr>
        <w:tabs>
          <w:tab w:val="num" w:pos="4095"/>
        </w:tabs>
        <w:ind w:left="4095" w:hanging="420"/>
      </w:pPr>
    </w:lvl>
    <w:lvl w:ilvl="8" w:tplc="0409001B" w:tentative="1">
      <w:start w:val="1"/>
      <w:numFmt w:val="lowerRoman"/>
      <w:lvlText w:val="%9."/>
      <w:lvlJc w:val="right"/>
      <w:pPr>
        <w:tabs>
          <w:tab w:val="num" w:pos="4515"/>
        </w:tabs>
        <w:ind w:left="4515" w:hanging="420"/>
      </w:pPr>
    </w:lvl>
  </w:abstractNum>
  <w:abstractNum w:abstractNumId="22">
    <w:nsid w:val="38CA6442"/>
    <w:multiLevelType w:val="multilevel"/>
    <w:tmpl w:val="ED2EB4D8"/>
    <w:lvl w:ilvl="0">
      <w:start w:val="1"/>
      <w:numFmt w:val="decimal"/>
      <w:lvlText w:val="图5.%1"/>
      <w:lvlJc w:val="left"/>
      <w:pPr>
        <w:tabs>
          <w:tab w:val="num" w:pos="420"/>
        </w:tabs>
        <w:ind w:left="420" w:hanging="420"/>
      </w:pPr>
      <w:rPr>
        <w:rFonts w:hint="eastAsia"/>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nsid w:val="3A95380E"/>
    <w:multiLevelType w:val="hybridMultilevel"/>
    <w:tmpl w:val="1FC67A68"/>
    <w:lvl w:ilvl="0" w:tplc="7D4C660A">
      <w:start w:val="1"/>
      <w:numFmt w:val="lowerLetter"/>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4">
    <w:nsid w:val="3CB1146E"/>
    <w:multiLevelType w:val="multilevel"/>
    <w:tmpl w:val="C4962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6D4997"/>
    <w:multiLevelType w:val="multilevel"/>
    <w:tmpl w:val="E01C0C78"/>
    <w:lvl w:ilvl="0">
      <w:start w:val="1"/>
      <w:numFmt w:val="decimal"/>
      <w:lvlText w:val="图5.%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6">
    <w:nsid w:val="3ED3583A"/>
    <w:multiLevelType w:val="multilevel"/>
    <w:tmpl w:val="47EA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2325FB"/>
    <w:multiLevelType w:val="multilevel"/>
    <w:tmpl w:val="860844D8"/>
    <w:lvl w:ilvl="0">
      <w:start w:val="7"/>
      <w:numFmt w:val="decimal"/>
      <w:lvlText w:val="%1"/>
      <w:lvlJc w:val="left"/>
      <w:pPr>
        <w:tabs>
          <w:tab w:val="num" w:pos="360"/>
        </w:tabs>
        <w:ind w:left="360" w:hanging="360"/>
      </w:pPr>
      <w:rPr>
        <w:rFonts w:ascii="宋体" w:hAnsi="宋体" w:cs="宋体" w:hint="default"/>
        <w:b w:val="0"/>
      </w:rPr>
    </w:lvl>
    <w:lvl w:ilvl="1">
      <w:start w:val="2"/>
      <w:numFmt w:val="decimal"/>
      <w:lvlText w:val="%1.%2"/>
      <w:lvlJc w:val="left"/>
      <w:pPr>
        <w:tabs>
          <w:tab w:val="num" w:pos="360"/>
        </w:tabs>
        <w:ind w:left="360" w:hanging="360"/>
      </w:pPr>
      <w:rPr>
        <w:rFonts w:ascii="宋体" w:hAnsi="宋体" w:cs="宋体" w:hint="default"/>
        <w:b w:val="0"/>
      </w:rPr>
    </w:lvl>
    <w:lvl w:ilvl="2">
      <w:start w:val="1"/>
      <w:numFmt w:val="decimal"/>
      <w:lvlText w:val="%1.%2.%3"/>
      <w:lvlJc w:val="left"/>
      <w:pPr>
        <w:tabs>
          <w:tab w:val="num" w:pos="720"/>
        </w:tabs>
        <w:ind w:left="720" w:hanging="720"/>
      </w:pPr>
      <w:rPr>
        <w:rFonts w:ascii="宋体" w:hAnsi="宋体" w:cs="宋体" w:hint="default"/>
        <w:b w:val="0"/>
      </w:rPr>
    </w:lvl>
    <w:lvl w:ilvl="3">
      <w:start w:val="1"/>
      <w:numFmt w:val="decimal"/>
      <w:lvlText w:val="%1.%2.%3.%4"/>
      <w:lvlJc w:val="left"/>
      <w:pPr>
        <w:tabs>
          <w:tab w:val="num" w:pos="720"/>
        </w:tabs>
        <w:ind w:left="720" w:hanging="720"/>
      </w:pPr>
      <w:rPr>
        <w:rFonts w:ascii="宋体" w:hAnsi="宋体" w:cs="宋体" w:hint="default"/>
        <w:b w:val="0"/>
      </w:rPr>
    </w:lvl>
    <w:lvl w:ilvl="4">
      <w:start w:val="1"/>
      <w:numFmt w:val="decimal"/>
      <w:lvlText w:val="%1.%2.%3.%4.%5"/>
      <w:lvlJc w:val="left"/>
      <w:pPr>
        <w:tabs>
          <w:tab w:val="num" w:pos="1080"/>
        </w:tabs>
        <w:ind w:left="1080" w:hanging="1080"/>
      </w:pPr>
      <w:rPr>
        <w:rFonts w:ascii="宋体" w:hAnsi="宋体" w:cs="宋体" w:hint="default"/>
        <w:b w:val="0"/>
      </w:rPr>
    </w:lvl>
    <w:lvl w:ilvl="5">
      <w:start w:val="1"/>
      <w:numFmt w:val="decimal"/>
      <w:lvlText w:val="%1.%2.%3.%4.%5.%6"/>
      <w:lvlJc w:val="left"/>
      <w:pPr>
        <w:tabs>
          <w:tab w:val="num" w:pos="1080"/>
        </w:tabs>
        <w:ind w:left="1080" w:hanging="1080"/>
      </w:pPr>
      <w:rPr>
        <w:rFonts w:ascii="宋体" w:hAnsi="宋体" w:cs="宋体" w:hint="default"/>
        <w:b w:val="0"/>
      </w:rPr>
    </w:lvl>
    <w:lvl w:ilvl="6">
      <w:start w:val="1"/>
      <w:numFmt w:val="decimal"/>
      <w:lvlText w:val="%1.%2.%3.%4.%5.%6.%7"/>
      <w:lvlJc w:val="left"/>
      <w:pPr>
        <w:tabs>
          <w:tab w:val="num" w:pos="1440"/>
        </w:tabs>
        <w:ind w:left="1440" w:hanging="1440"/>
      </w:pPr>
      <w:rPr>
        <w:rFonts w:ascii="宋体" w:hAnsi="宋体" w:cs="宋体" w:hint="default"/>
        <w:b w:val="0"/>
      </w:rPr>
    </w:lvl>
    <w:lvl w:ilvl="7">
      <w:start w:val="1"/>
      <w:numFmt w:val="decimal"/>
      <w:lvlText w:val="%1.%2.%3.%4.%5.%6.%7.%8"/>
      <w:lvlJc w:val="left"/>
      <w:pPr>
        <w:tabs>
          <w:tab w:val="num" w:pos="1440"/>
        </w:tabs>
        <w:ind w:left="1440" w:hanging="1440"/>
      </w:pPr>
      <w:rPr>
        <w:rFonts w:ascii="宋体" w:hAnsi="宋体" w:cs="宋体" w:hint="default"/>
        <w:b w:val="0"/>
      </w:rPr>
    </w:lvl>
    <w:lvl w:ilvl="8">
      <w:start w:val="1"/>
      <w:numFmt w:val="decimal"/>
      <w:lvlText w:val="%1.%2.%3.%4.%5.%6.%7.%8.%9"/>
      <w:lvlJc w:val="left"/>
      <w:pPr>
        <w:tabs>
          <w:tab w:val="num" w:pos="1800"/>
        </w:tabs>
        <w:ind w:left="1800" w:hanging="1800"/>
      </w:pPr>
      <w:rPr>
        <w:rFonts w:ascii="宋体" w:hAnsi="宋体" w:cs="宋体" w:hint="default"/>
        <w:b w:val="0"/>
      </w:rPr>
    </w:lvl>
  </w:abstractNum>
  <w:abstractNum w:abstractNumId="28">
    <w:nsid w:val="43B360A1"/>
    <w:multiLevelType w:val="multilevel"/>
    <w:tmpl w:val="1DE07C08"/>
    <w:lvl w:ilvl="0">
      <w:start w:val="1"/>
      <w:numFmt w:val="decimal"/>
      <w:lvlText w:val="3.%1"/>
      <w:lvlJc w:val="left"/>
      <w:pPr>
        <w:tabs>
          <w:tab w:val="num" w:pos="855"/>
        </w:tabs>
        <w:ind w:left="85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nsid w:val="4D255ABF"/>
    <w:multiLevelType w:val="multilevel"/>
    <w:tmpl w:val="2264DF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174146B"/>
    <w:multiLevelType w:val="multilevel"/>
    <w:tmpl w:val="BC221156"/>
    <w:lvl w:ilvl="0">
      <w:start w:val="1"/>
      <w:numFmt w:val="decimal"/>
      <w:lvlText w:val="4.%1"/>
      <w:lvlJc w:val="left"/>
      <w:pPr>
        <w:tabs>
          <w:tab w:val="num" w:pos="855"/>
        </w:tabs>
        <w:ind w:left="85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5292004B"/>
    <w:multiLevelType w:val="multilevel"/>
    <w:tmpl w:val="437C4480"/>
    <w:lvl w:ilvl="0">
      <w:start w:val="1"/>
      <w:numFmt w:val="decimal"/>
      <w:lvlText w:val="表5.%1"/>
      <w:lvlJc w:val="left"/>
      <w:pPr>
        <w:tabs>
          <w:tab w:val="num" w:pos="840"/>
        </w:tabs>
        <w:ind w:left="840" w:hanging="420"/>
      </w:pPr>
      <w:rPr>
        <w:rFonts w:hint="eastAsia"/>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nsid w:val="54465681"/>
    <w:multiLevelType w:val="hybridMultilevel"/>
    <w:tmpl w:val="98F446C6"/>
    <w:lvl w:ilvl="0" w:tplc="6DDE59C6">
      <w:start w:val="1"/>
      <w:numFmt w:val="lowerLetter"/>
      <w:lvlText w:val="%1．"/>
      <w:lvlJc w:val="left"/>
      <w:pPr>
        <w:tabs>
          <w:tab w:val="num" w:pos="1095"/>
        </w:tabs>
        <w:ind w:left="1095" w:hanging="360"/>
      </w:pPr>
      <w:rPr>
        <w:rFonts w:hint="default"/>
      </w:rPr>
    </w:lvl>
    <w:lvl w:ilvl="1" w:tplc="04090019" w:tentative="1">
      <w:start w:val="1"/>
      <w:numFmt w:val="lowerLetter"/>
      <w:lvlText w:val="%2)"/>
      <w:lvlJc w:val="left"/>
      <w:pPr>
        <w:tabs>
          <w:tab w:val="num" w:pos="1575"/>
        </w:tabs>
        <w:ind w:left="1575" w:hanging="420"/>
      </w:pPr>
    </w:lvl>
    <w:lvl w:ilvl="2" w:tplc="0409001B" w:tentative="1">
      <w:start w:val="1"/>
      <w:numFmt w:val="lowerRoman"/>
      <w:lvlText w:val="%3."/>
      <w:lvlJc w:val="right"/>
      <w:pPr>
        <w:tabs>
          <w:tab w:val="num" w:pos="1995"/>
        </w:tabs>
        <w:ind w:left="1995" w:hanging="420"/>
      </w:pPr>
    </w:lvl>
    <w:lvl w:ilvl="3" w:tplc="0409000F" w:tentative="1">
      <w:start w:val="1"/>
      <w:numFmt w:val="decimal"/>
      <w:lvlText w:val="%4."/>
      <w:lvlJc w:val="left"/>
      <w:pPr>
        <w:tabs>
          <w:tab w:val="num" w:pos="2415"/>
        </w:tabs>
        <w:ind w:left="2415" w:hanging="420"/>
      </w:pPr>
    </w:lvl>
    <w:lvl w:ilvl="4" w:tplc="04090019" w:tentative="1">
      <w:start w:val="1"/>
      <w:numFmt w:val="lowerLetter"/>
      <w:lvlText w:val="%5)"/>
      <w:lvlJc w:val="left"/>
      <w:pPr>
        <w:tabs>
          <w:tab w:val="num" w:pos="2835"/>
        </w:tabs>
        <w:ind w:left="2835" w:hanging="420"/>
      </w:pPr>
    </w:lvl>
    <w:lvl w:ilvl="5" w:tplc="0409001B" w:tentative="1">
      <w:start w:val="1"/>
      <w:numFmt w:val="lowerRoman"/>
      <w:lvlText w:val="%6."/>
      <w:lvlJc w:val="right"/>
      <w:pPr>
        <w:tabs>
          <w:tab w:val="num" w:pos="3255"/>
        </w:tabs>
        <w:ind w:left="3255" w:hanging="420"/>
      </w:pPr>
    </w:lvl>
    <w:lvl w:ilvl="6" w:tplc="0409000F" w:tentative="1">
      <w:start w:val="1"/>
      <w:numFmt w:val="decimal"/>
      <w:lvlText w:val="%7."/>
      <w:lvlJc w:val="left"/>
      <w:pPr>
        <w:tabs>
          <w:tab w:val="num" w:pos="3675"/>
        </w:tabs>
        <w:ind w:left="3675" w:hanging="420"/>
      </w:pPr>
    </w:lvl>
    <w:lvl w:ilvl="7" w:tplc="04090019" w:tentative="1">
      <w:start w:val="1"/>
      <w:numFmt w:val="lowerLetter"/>
      <w:lvlText w:val="%8)"/>
      <w:lvlJc w:val="left"/>
      <w:pPr>
        <w:tabs>
          <w:tab w:val="num" w:pos="4095"/>
        </w:tabs>
        <w:ind w:left="4095" w:hanging="420"/>
      </w:pPr>
    </w:lvl>
    <w:lvl w:ilvl="8" w:tplc="0409001B" w:tentative="1">
      <w:start w:val="1"/>
      <w:numFmt w:val="lowerRoman"/>
      <w:lvlText w:val="%9."/>
      <w:lvlJc w:val="right"/>
      <w:pPr>
        <w:tabs>
          <w:tab w:val="num" w:pos="4515"/>
        </w:tabs>
        <w:ind w:left="4515" w:hanging="420"/>
      </w:pPr>
    </w:lvl>
  </w:abstractNum>
  <w:abstractNum w:abstractNumId="33">
    <w:nsid w:val="557775AF"/>
    <w:multiLevelType w:val="multilevel"/>
    <w:tmpl w:val="9F4A7640"/>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4">
    <w:nsid w:val="5AA77388"/>
    <w:multiLevelType w:val="multilevel"/>
    <w:tmpl w:val="450C6734"/>
    <w:lvl w:ilvl="0">
      <w:start w:val="2"/>
      <w:numFmt w:val="decimal"/>
      <w:lvlText w:val="%1"/>
      <w:lvlJc w:val="left"/>
      <w:pPr>
        <w:tabs>
          <w:tab w:val="num" w:pos="435"/>
        </w:tabs>
        <w:ind w:left="435" w:hanging="435"/>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5">
    <w:nsid w:val="5B69192A"/>
    <w:multiLevelType w:val="hybridMultilevel"/>
    <w:tmpl w:val="BC221156"/>
    <w:lvl w:ilvl="0" w:tplc="33BAC31C">
      <w:start w:val="1"/>
      <w:numFmt w:val="decimal"/>
      <w:lvlText w:val="4.%1"/>
      <w:lvlJc w:val="left"/>
      <w:pPr>
        <w:tabs>
          <w:tab w:val="num" w:pos="855"/>
        </w:tabs>
        <w:ind w:left="85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5E540E45"/>
    <w:multiLevelType w:val="multilevel"/>
    <w:tmpl w:val="466E37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0E744BF"/>
    <w:multiLevelType w:val="multilevel"/>
    <w:tmpl w:val="F28A5D86"/>
    <w:lvl w:ilvl="0">
      <w:start w:val="1"/>
      <w:numFmt w:val="decimal"/>
      <w:lvlText w:val="%1"/>
      <w:lvlJc w:val="left"/>
      <w:pPr>
        <w:tabs>
          <w:tab w:val="num" w:pos="420"/>
        </w:tabs>
        <w:ind w:left="420" w:hanging="420"/>
      </w:pPr>
      <w:rPr>
        <w:rFonts w:hint="eastAsia"/>
      </w:rPr>
    </w:lvl>
    <w:lvl w:ilvl="1">
      <w:start w:val="1"/>
      <w:numFmt w:val="decimal"/>
      <w:lvlText w:val="4.%2"/>
      <w:lvlJc w:val="left"/>
      <w:pPr>
        <w:tabs>
          <w:tab w:val="num" w:pos="435"/>
        </w:tabs>
        <w:ind w:left="435" w:hanging="435"/>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8">
    <w:nsid w:val="639A661C"/>
    <w:multiLevelType w:val="hybridMultilevel"/>
    <w:tmpl w:val="51A22CFE"/>
    <w:lvl w:ilvl="0" w:tplc="E5F0B7F8">
      <w:start w:val="1"/>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64821947"/>
    <w:multiLevelType w:val="multilevel"/>
    <w:tmpl w:val="6694AB6E"/>
    <w:lvl w:ilvl="0">
      <w:start w:val="1"/>
      <w:numFmt w:val="decimal"/>
      <w:lvlText w:val="5.%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0">
    <w:nsid w:val="67DB0185"/>
    <w:multiLevelType w:val="multilevel"/>
    <w:tmpl w:val="A8FC5714"/>
    <w:lvl w:ilvl="0">
      <w:start w:val="1"/>
      <w:numFmt w:val="decimal"/>
      <w:lvlText w:val="%1"/>
      <w:lvlJc w:val="left"/>
      <w:pPr>
        <w:tabs>
          <w:tab w:val="num" w:pos="420"/>
        </w:tabs>
        <w:ind w:left="420" w:hanging="420"/>
      </w:pPr>
      <w:rPr>
        <w:rFonts w:hint="eastAsia"/>
      </w:rPr>
    </w:lvl>
    <w:lvl w:ilvl="1">
      <w:start w:val="1"/>
      <w:numFmt w:val="decimal"/>
      <w:lvlText w:val="4.%2"/>
      <w:lvlJc w:val="left"/>
      <w:pPr>
        <w:tabs>
          <w:tab w:val="num" w:pos="855"/>
        </w:tabs>
        <w:ind w:left="855" w:hanging="435"/>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1">
    <w:nsid w:val="69122CDE"/>
    <w:multiLevelType w:val="hybridMultilevel"/>
    <w:tmpl w:val="00F28A10"/>
    <w:lvl w:ilvl="0" w:tplc="F80EB76C">
      <w:start w:val="1"/>
      <w:numFmt w:val="decimal"/>
      <w:lvlText w:val="图3.%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6942492C"/>
    <w:multiLevelType w:val="multilevel"/>
    <w:tmpl w:val="969459F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6BDE0394"/>
    <w:multiLevelType w:val="multilevel"/>
    <w:tmpl w:val="B58EBEE0"/>
    <w:lvl w:ilvl="0">
      <w:start w:val="1"/>
      <w:numFmt w:val="decimal"/>
      <w:lvlText w:val="图5.%1"/>
      <w:lvlJc w:val="left"/>
      <w:pPr>
        <w:tabs>
          <w:tab w:val="num" w:pos="840"/>
        </w:tabs>
        <w:ind w:left="840" w:hanging="420"/>
      </w:pPr>
      <w:rPr>
        <w:rFonts w:hint="eastAsia"/>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4">
    <w:nsid w:val="6C043389"/>
    <w:multiLevelType w:val="multilevel"/>
    <w:tmpl w:val="81CCF182"/>
    <w:lvl w:ilvl="0">
      <w:start w:val="1"/>
      <w:numFmt w:val="decimal"/>
      <w:lvlText w:val="%1"/>
      <w:lvlJc w:val="left"/>
      <w:pPr>
        <w:tabs>
          <w:tab w:val="num" w:pos="420"/>
        </w:tabs>
        <w:ind w:left="420" w:hanging="420"/>
      </w:pPr>
      <w:rPr>
        <w:rFonts w:hint="eastAsia"/>
      </w:rPr>
    </w:lvl>
    <w:lvl w:ilvl="1">
      <w:start w:val="1"/>
      <w:numFmt w:val="decimal"/>
      <w:lvlText w:val="3.%2"/>
      <w:lvlJc w:val="left"/>
      <w:pPr>
        <w:tabs>
          <w:tab w:val="num" w:pos="855"/>
        </w:tabs>
        <w:ind w:left="855" w:hanging="435"/>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5">
    <w:nsid w:val="6F8D440E"/>
    <w:multiLevelType w:val="hybridMultilevel"/>
    <w:tmpl w:val="1EBA3AF4"/>
    <w:lvl w:ilvl="0" w:tplc="E37496F6">
      <w:start w:val="1"/>
      <w:numFmt w:val="decimal"/>
      <w:lvlText w:val="3.%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72B37B84"/>
    <w:multiLevelType w:val="hybridMultilevel"/>
    <w:tmpl w:val="ED2EB4D8"/>
    <w:lvl w:ilvl="0" w:tplc="E1366628">
      <w:start w:val="1"/>
      <w:numFmt w:val="decimal"/>
      <w:lvlText w:val="图5.%1"/>
      <w:lvlJc w:val="left"/>
      <w:pPr>
        <w:tabs>
          <w:tab w:val="num" w:pos="420"/>
        </w:tabs>
        <w:ind w:left="420" w:hanging="420"/>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nsid w:val="74844A84"/>
    <w:multiLevelType w:val="hybridMultilevel"/>
    <w:tmpl w:val="D43CB9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F3D1DBA"/>
    <w:multiLevelType w:val="multilevel"/>
    <w:tmpl w:val="BC221156"/>
    <w:lvl w:ilvl="0">
      <w:start w:val="1"/>
      <w:numFmt w:val="decimal"/>
      <w:lvlText w:val="4.%1"/>
      <w:lvlJc w:val="left"/>
      <w:pPr>
        <w:tabs>
          <w:tab w:val="num" w:pos="855"/>
        </w:tabs>
        <w:ind w:left="85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8"/>
  </w:num>
  <w:num w:numId="2">
    <w:abstractNumId w:val="9"/>
  </w:num>
  <w:num w:numId="3">
    <w:abstractNumId w:val="38"/>
  </w:num>
  <w:num w:numId="4">
    <w:abstractNumId w:val="34"/>
  </w:num>
  <w:num w:numId="5">
    <w:abstractNumId w:val="15"/>
  </w:num>
  <w:num w:numId="6">
    <w:abstractNumId w:val="33"/>
  </w:num>
  <w:num w:numId="7">
    <w:abstractNumId w:val="35"/>
  </w:num>
  <w:num w:numId="8">
    <w:abstractNumId w:val="28"/>
  </w:num>
  <w:num w:numId="9">
    <w:abstractNumId w:val="12"/>
  </w:num>
  <w:num w:numId="10">
    <w:abstractNumId w:val="30"/>
  </w:num>
  <w:num w:numId="11">
    <w:abstractNumId w:val="2"/>
  </w:num>
  <w:num w:numId="12">
    <w:abstractNumId w:val="44"/>
  </w:num>
  <w:num w:numId="13">
    <w:abstractNumId w:val="40"/>
  </w:num>
  <w:num w:numId="14">
    <w:abstractNumId w:val="17"/>
  </w:num>
  <w:num w:numId="15">
    <w:abstractNumId w:val="4"/>
  </w:num>
  <w:num w:numId="16">
    <w:abstractNumId w:val="48"/>
  </w:num>
  <w:num w:numId="17">
    <w:abstractNumId w:val="20"/>
  </w:num>
  <w:num w:numId="18">
    <w:abstractNumId w:val="6"/>
  </w:num>
  <w:num w:numId="19">
    <w:abstractNumId w:val="19"/>
  </w:num>
  <w:num w:numId="20">
    <w:abstractNumId w:val="31"/>
  </w:num>
  <w:num w:numId="21">
    <w:abstractNumId w:val="43"/>
  </w:num>
  <w:num w:numId="22">
    <w:abstractNumId w:val="3"/>
  </w:num>
  <w:num w:numId="23">
    <w:abstractNumId w:val="7"/>
  </w:num>
  <w:num w:numId="24">
    <w:abstractNumId w:val="14"/>
  </w:num>
  <w:num w:numId="25">
    <w:abstractNumId w:val="45"/>
  </w:num>
  <w:num w:numId="26">
    <w:abstractNumId w:val="5"/>
  </w:num>
  <w:num w:numId="27">
    <w:abstractNumId w:val="39"/>
  </w:num>
  <w:num w:numId="28">
    <w:abstractNumId w:val="46"/>
  </w:num>
  <w:num w:numId="29">
    <w:abstractNumId w:val="8"/>
  </w:num>
  <w:num w:numId="30">
    <w:abstractNumId w:val="41"/>
  </w:num>
  <w:num w:numId="31">
    <w:abstractNumId w:val="37"/>
  </w:num>
  <w:num w:numId="32">
    <w:abstractNumId w:val="13"/>
  </w:num>
  <w:num w:numId="33">
    <w:abstractNumId w:val="25"/>
  </w:num>
  <w:num w:numId="34">
    <w:abstractNumId w:val="16"/>
  </w:num>
  <w:num w:numId="35">
    <w:abstractNumId w:val="22"/>
  </w:num>
  <w:num w:numId="36">
    <w:abstractNumId w:val="42"/>
  </w:num>
  <w:num w:numId="37">
    <w:abstractNumId w:val="10"/>
  </w:num>
  <w:num w:numId="38">
    <w:abstractNumId w:val="29"/>
  </w:num>
  <w:num w:numId="39">
    <w:abstractNumId w:val="36"/>
  </w:num>
  <w:num w:numId="40">
    <w:abstractNumId w:val="26"/>
  </w:num>
  <w:num w:numId="41">
    <w:abstractNumId w:val="24"/>
  </w:num>
  <w:num w:numId="42">
    <w:abstractNumId w:val="0"/>
  </w:num>
  <w:num w:numId="43">
    <w:abstractNumId w:val="1"/>
  </w:num>
  <w:num w:numId="44">
    <w:abstractNumId w:val="27"/>
  </w:num>
  <w:num w:numId="45">
    <w:abstractNumId w:val="21"/>
  </w:num>
  <w:num w:numId="46">
    <w:abstractNumId w:val="32"/>
  </w:num>
  <w:num w:numId="47">
    <w:abstractNumId w:val="23"/>
  </w:num>
  <w:num w:numId="48">
    <w:abstractNumId w:val="11"/>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7BE"/>
    <w:rsid w:val="00002950"/>
    <w:rsid w:val="00002E8E"/>
    <w:rsid w:val="00003193"/>
    <w:rsid w:val="0000380C"/>
    <w:rsid w:val="00004B53"/>
    <w:rsid w:val="0000512F"/>
    <w:rsid w:val="000068A0"/>
    <w:rsid w:val="00006D83"/>
    <w:rsid w:val="00011935"/>
    <w:rsid w:val="000124E7"/>
    <w:rsid w:val="00012980"/>
    <w:rsid w:val="000144C8"/>
    <w:rsid w:val="00014F19"/>
    <w:rsid w:val="000151DE"/>
    <w:rsid w:val="00015EA4"/>
    <w:rsid w:val="00020C72"/>
    <w:rsid w:val="00020F21"/>
    <w:rsid w:val="00024A9E"/>
    <w:rsid w:val="00025243"/>
    <w:rsid w:val="000253F2"/>
    <w:rsid w:val="00026F2D"/>
    <w:rsid w:val="00027CEC"/>
    <w:rsid w:val="000312DF"/>
    <w:rsid w:val="0003186C"/>
    <w:rsid w:val="000327AF"/>
    <w:rsid w:val="000327D5"/>
    <w:rsid w:val="0003500B"/>
    <w:rsid w:val="00041199"/>
    <w:rsid w:val="00042F74"/>
    <w:rsid w:val="000438FA"/>
    <w:rsid w:val="00043C39"/>
    <w:rsid w:val="00043F9D"/>
    <w:rsid w:val="00045613"/>
    <w:rsid w:val="00045F8A"/>
    <w:rsid w:val="00046271"/>
    <w:rsid w:val="000466E2"/>
    <w:rsid w:val="000467D9"/>
    <w:rsid w:val="0004721C"/>
    <w:rsid w:val="000505CD"/>
    <w:rsid w:val="000507CA"/>
    <w:rsid w:val="00050ED7"/>
    <w:rsid w:val="00052B2E"/>
    <w:rsid w:val="000531BD"/>
    <w:rsid w:val="00053E1F"/>
    <w:rsid w:val="0005449C"/>
    <w:rsid w:val="00056389"/>
    <w:rsid w:val="00061961"/>
    <w:rsid w:val="0006336E"/>
    <w:rsid w:val="00063F42"/>
    <w:rsid w:val="00065643"/>
    <w:rsid w:val="00065A52"/>
    <w:rsid w:val="00065EB7"/>
    <w:rsid w:val="00065F02"/>
    <w:rsid w:val="0006631C"/>
    <w:rsid w:val="00066F74"/>
    <w:rsid w:val="000670B7"/>
    <w:rsid w:val="000672AB"/>
    <w:rsid w:val="000678B1"/>
    <w:rsid w:val="00070760"/>
    <w:rsid w:val="00070853"/>
    <w:rsid w:val="00070D57"/>
    <w:rsid w:val="00071C4B"/>
    <w:rsid w:val="0007267D"/>
    <w:rsid w:val="00074F1F"/>
    <w:rsid w:val="000777C0"/>
    <w:rsid w:val="0008060A"/>
    <w:rsid w:val="0008186D"/>
    <w:rsid w:val="00081A23"/>
    <w:rsid w:val="00084030"/>
    <w:rsid w:val="00084082"/>
    <w:rsid w:val="000841AD"/>
    <w:rsid w:val="00085051"/>
    <w:rsid w:val="0008546F"/>
    <w:rsid w:val="000862B6"/>
    <w:rsid w:val="000879AE"/>
    <w:rsid w:val="00090E1D"/>
    <w:rsid w:val="0009147B"/>
    <w:rsid w:val="00092880"/>
    <w:rsid w:val="0009458A"/>
    <w:rsid w:val="00096517"/>
    <w:rsid w:val="00096618"/>
    <w:rsid w:val="000968C2"/>
    <w:rsid w:val="00097BDF"/>
    <w:rsid w:val="000A02C8"/>
    <w:rsid w:val="000A185B"/>
    <w:rsid w:val="000A2E48"/>
    <w:rsid w:val="000A323E"/>
    <w:rsid w:val="000A3781"/>
    <w:rsid w:val="000A53FA"/>
    <w:rsid w:val="000A5D1F"/>
    <w:rsid w:val="000A677A"/>
    <w:rsid w:val="000A791A"/>
    <w:rsid w:val="000B189D"/>
    <w:rsid w:val="000B2EB1"/>
    <w:rsid w:val="000B3199"/>
    <w:rsid w:val="000B36D8"/>
    <w:rsid w:val="000B41EE"/>
    <w:rsid w:val="000B4905"/>
    <w:rsid w:val="000B4E0F"/>
    <w:rsid w:val="000B61FB"/>
    <w:rsid w:val="000B69B7"/>
    <w:rsid w:val="000B6BAF"/>
    <w:rsid w:val="000B7166"/>
    <w:rsid w:val="000B772E"/>
    <w:rsid w:val="000C031F"/>
    <w:rsid w:val="000C0B41"/>
    <w:rsid w:val="000C1645"/>
    <w:rsid w:val="000C1656"/>
    <w:rsid w:val="000C2980"/>
    <w:rsid w:val="000C3371"/>
    <w:rsid w:val="000C3427"/>
    <w:rsid w:val="000C39A7"/>
    <w:rsid w:val="000C3A18"/>
    <w:rsid w:val="000C4717"/>
    <w:rsid w:val="000C5948"/>
    <w:rsid w:val="000C6469"/>
    <w:rsid w:val="000C6D98"/>
    <w:rsid w:val="000C6DF2"/>
    <w:rsid w:val="000D0A1F"/>
    <w:rsid w:val="000D4F51"/>
    <w:rsid w:val="000D4FB7"/>
    <w:rsid w:val="000D5123"/>
    <w:rsid w:val="000D5217"/>
    <w:rsid w:val="000D5660"/>
    <w:rsid w:val="000D5835"/>
    <w:rsid w:val="000D6F91"/>
    <w:rsid w:val="000E0502"/>
    <w:rsid w:val="000E11B9"/>
    <w:rsid w:val="000E22BD"/>
    <w:rsid w:val="000E2774"/>
    <w:rsid w:val="000E2F77"/>
    <w:rsid w:val="000E3FAD"/>
    <w:rsid w:val="000E44F9"/>
    <w:rsid w:val="000E609C"/>
    <w:rsid w:val="000E7485"/>
    <w:rsid w:val="000E7C88"/>
    <w:rsid w:val="000F33E9"/>
    <w:rsid w:val="000F3A1C"/>
    <w:rsid w:val="000F6E35"/>
    <w:rsid w:val="000F77B2"/>
    <w:rsid w:val="000F7F58"/>
    <w:rsid w:val="001016DF"/>
    <w:rsid w:val="00101820"/>
    <w:rsid w:val="00101E1C"/>
    <w:rsid w:val="00102141"/>
    <w:rsid w:val="00102A62"/>
    <w:rsid w:val="001038E2"/>
    <w:rsid w:val="001062BC"/>
    <w:rsid w:val="00107024"/>
    <w:rsid w:val="00107DBA"/>
    <w:rsid w:val="001100D3"/>
    <w:rsid w:val="00110E43"/>
    <w:rsid w:val="0011182B"/>
    <w:rsid w:val="0011288D"/>
    <w:rsid w:val="00112A1C"/>
    <w:rsid w:val="00113242"/>
    <w:rsid w:val="001149F0"/>
    <w:rsid w:val="0011630E"/>
    <w:rsid w:val="00116D63"/>
    <w:rsid w:val="00117532"/>
    <w:rsid w:val="0011759A"/>
    <w:rsid w:val="00117D8C"/>
    <w:rsid w:val="00117F48"/>
    <w:rsid w:val="001205F8"/>
    <w:rsid w:val="00121229"/>
    <w:rsid w:val="00121D68"/>
    <w:rsid w:val="00121EA7"/>
    <w:rsid w:val="001227C9"/>
    <w:rsid w:val="0012309E"/>
    <w:rsid w:val="00123FA0"/>
    <w:rsid w:val="001253AA"/>
    <w:rsid w:val="00125851"/>
    <w:rsid w:val="00130361"/>
    <w:rsid w:val="0013098B"/>
    <w:rsid w:val="001319B2"/>
    <w:rsid w:val="00131E97"/>
    <w:rsid w:val="0013397F"/>
    <w:rsid w:val="00133B5B"/>
    <w:rsid w:val="00134A2C"/>
    <w:rsid w:val="00134FE0"/>
    <w:rsid w:val="00136297"/>
    <w:rsid w:val="00140DEC"/>
    <w:rsid w:val="00141B5E"/>
    <w:rsid w:val="001427BE"/>
    <w:rsid w:val="00143D1A"/>
    <w:rsid w:val="001444F3"/>
    <w:rsid w:val="00144EF4"/>
    <w:rsid w:val="001450EE"/>
    <w:rsid w:val="00146272"/>
    <w:rsid w:val="0014782A"/>
    <w:rsid w:val="00150695"/>
    <w:rsid w:val="001529D8"/>
    <w:rsid w:val="001532D1"/>
    <w:rsid w:val="0015698B"/>
    <w:rsid w:val="00156FA7"/>
    <w:rsid w:val="00157659"/>
    <w:rsid w:val="001603FD"/>
    <w:rsid w:val="00162E72"/>
    <w:rsid w:val="001641F5"/>
    <w:rsid w:val="00165AE8"/>
    <w:rsid w:val="00165EAA"/>
    <w:rsid w:val="00166424"/>
    <w:rsid w:val="00166B80"/>
    <w:rsid w:val="00170558"/>
    <w:rsid w:val="00170C73"/>
    <w:rsid w:val="00171676"/>
    <w:rsid w:val="00171CDD"/>
    <w:rsid w:val="00172218"/>
    <w:rsid w:val="00172388"/>
    <w:rsid w:val="0017291B"/>
    <w:rsid w:val="00173DA0"/>
    <w:rsid w:val="0017418E"/>
    <w:rsid w:val="001751CB"/>
    <w:rsid w:val="0017651A"/>
    <w:rsid w:val="00176765"/>
    <w:rsid w:val="00176953"/>
    <w:rsid w:val="00176D77"/>
    <w:rsid w:val="00176E5E"/>
    <w:rsid w:val="00177644"/>
    <w:rsid w:val="00177675"/>
    <w:rsid w:val="00181768"/>
    <w:rsid w:val="0018323E"/>
    <w:rsid w:val="00184D7A"/>
    <w:rsid w:val="00186805"/>
    <w:rsid w:val="00187BEB"/>
    <w:rsid w:val="0019128D"/>
    <w:rsid w:val="001930DF"/>
    <w:rsid w:val="00195324"/>
    <w:rsid w:val="001962ED"/>
    <w:rsid w:val="001963FD"/>
    <w:rsid w:val="00196B65"/>
    <w:rsid w:val="00197F9B"/>
    <w:rsid w:val="001A0F73"/>
    <w:rsid w:val="001A3873"/>
    <w:rsid w:val="001A5528"/>
    <w:rsid w:val="001A5A59"/>
    <w:rsid w:val="001B0567"/>
    <w:rsid w:val="001B05E4"/>
    <w:rsid w:val="001B0A81"/>
    <w:rsid w:val="001B0B87"/>
    <w:rsid w:val="001B0D13"/>
    <w:rsid w:val="001B1A05"/>
    <w:rsid w:val="001B2D9A"/>
    <w:rsid w:val="001B425D"/>
    <w:rsid w:val="001B7352"/>
    <w:rsid w:val="001C0265"/>
    <w:rsid w:val="001C03B7"/>
    <w:rsid w:val="001C0B6F"/>
    <w:rsid w:val="001C1AC9"/>
    <w:rsid w:val="001C1CD7"/>
    <w:rsid w:val="001C2644"/>
    <w:rsid w:val="001C76DB"/>
    <w:rsid w:val="001C77C3"/>
    <w:rsid w:val="001D0812"/>
    <w:rsid w:val="001D0823"/>
    <w:rsid w:val="001D0C59"/>
    <w:rsid w:val="001D1525"/>
    <w:rsid w:val="001D1A30"/>
    <w:rsid w:val="001D4630"/>
    <w:rsid w:val="001D4E86"/>
    <w:rsid w:val="001D635F"/>
    <w:rsid w:val="001E009C"/>
    <w:rsid w:val="001E054D"/>
    <w:rsid w:val="001E3E01"/>
    <w:rsid w:val="001E56B4"/>
    <w:rsid w:val="001E56DA"/>
    <w:rsid w:val="001E66B6"/>
    <w:rsid w:val="001E6E41"/>
    <w:rsid w:val="001E773E"/>
    <w:rsid w:val="001F0448"/>
    <w:rsid w:val="001F292C"/>
    <w:rsid w:val="001F31D3"/>
    <w:rsid w:val="001F41AD"/>
    <w:rsid w:val="001F5770"/>
    <w:rsid w:val="001F74FC"/>
    <w:rsid w:val="002001F0"/>
    <w:rsid w:val="00200783"/>
    <w:rsid w:val="0020295E"/>
    <w:rsid w:val="00202F17"/>
    <w:rsid w:val="00203103"/>
    <w:rsid w:val="002062C1"/>
    <w:rsid w:val="00212785"/>
    <w:rsid w:val="002136DA"/>
    <w:rsid w:val="0021498B"/>
    <w:rsid w:val="00214D6B"/>
    <w:rsid w:val="00215458"/>
    <w:rsid w:val="00216CB7"/>
    <w:rsid w:val="00217A38"/>
    <w:rsid w:val="0022346D"/>
    <w:rsid w:val="00223845"/>
    <w:rsid w:val="002241B8"/>
    <w:rsid w:val="00224311"/>
    <w:rsid w:val="0022523D"/>
    <w:rsid w:val="00225DEF"/>
    <w:rsid w:val="002278CF"/>
    <w:rsid w:val="00230E2A"/>
    <w:rsid w:val="00230F53"/>
    <w:rsid w:val="00230FF5"/>
    <w:rsid w:val="00232512"/>
    <w:rsid w:val="00233187"/>
    <w:rsid w:val="00236F69"/>
    <w:rsid w:val="00240B2B"/>
    <w:rsid w:val="0024173D"/>
    <w:rsid w:val="00244BF8"/>
    <w:rsid w:val="00245847"/>
    <w:rsid w:val="00245863"/>
    <w:rsid w:val="00245B23"/>
    <w:rsid w:val="00247684"/>
    <w:rsid w:val="00250664"/>
    <w:rsid w:val="00252289"/>
    <w:rsid w:val="0025481E"/>
    <w:rsid w:val="00257203"/>
    <w:rsid w:val="002614B9"/>
    <w:rsid w:val="00261859"/>
    <w:rsid w:val="00262F54"/>
    <w:rsid w:val="002631CC"/>
    <w:rsid w:val="0026378E"/>
    <w:rsid w:val="002644E0"/>
    <w:rsid w:val="002647AF"/>
    <w:rsid w:val="0026585E"/>
    <w:rsid w:val="00266847"/>
    <w:rsid w:val="00270C67"/>
    <w:rsid w:val="002728B1"/>
    <w:rsid w:val="00275A99"/>
    <w:rsid w:val="002816A9"/>
    <w:rsid w:val="002817D3"/>
    <w:rsid w:val="00282F3A"/>
    <w:rsid w:val="0028554A"/>
    <w:rsid w:val="00285747"/>
    <w:rsid w:val="00285A21"/>
    <w:rsid w:val="002864DF"/>
    <w:rsid w:val="00286B6A"/>
    <w:rsid w:val="00290324"/>
    <w:rsid w:val="00291852"/>
    <w:rsid w:val="00292EC3"/>
    <w:rsid w:val="0029357D"/>
    <w:rsid w:val="002941B8"/>
    <w:rsid w:val="0029433B"/>
    <w:rsid w:val="0029497D"/>
    <w:rsid w:val="00294CC1"/>
    <w:rsid w:val="00295552"/>
    <w:rsid w:val="00297F8E"/>
    <w:rsid w:val="002A04E6"/>
    <w:rsid w:val="002A0A3A"/>
    <w:rsid w:val="002A2A8B"/>
    <w:rsid w:val="002A31C7"/>
    <w:rsid w:val="002A46A3"/>
    <w:rsid w:val="002A46A9"/>
    <w:rsid w:val="002A69D7"/>
    <w:rsid w:val="002A6BBC"/>
    <w:rsid w:val="002A7181"/>
    <w:rsid w:val="002B12E2"/>
    <w:rsid w:val="002B2A54"/>
    <w:rsid w:val="002B4ED0"/>
    <w:rsid w:val="002B5EE0"/>
    <w:rsid w:val="002B5F00"/>
    <w:rsid w:val="002B6003"/>
    <w:rsid w:val="002B792E"/>
    <w:rsid w:val="002B79DF"/>
    <w:rsid w:val="002C2231"/>
    <w:rsid w:val="002C260C"/>
    <w:rsid w:val="002C35B4"/>
    <w:rsid w:val="002C4024"/>
    <w:rsid w:val="002C4032"/>
    <w:rsid w:val="002C58D7"/>
    <w:rsid w:val="002C664A"/>
    <w:rsid w:val="002C77E4"/>
    <w:rsid w:val="002D037B"/>
    <w:rsid w:val="002D08B2"/>
    <w:rsid w:val="002D31CC"/>
    <w:rsid w:val="002D32A3"/>
    <w:rsid w:val="002D732E"/>
    <w:rsid w:val="002D7A7C"/>
    <w:rsid w:val="002E1996"/>
    <w:rsid w:val="002E1E84"/>
    <w:rsid w:val="002E4604"/>
    <w:rsid w:val="002E4CC8"/>
    <w:rsid w:val="002E7F84"/>
    <w:rsid w:val="002F054C"/>
    <w:rsid w:val="002F1793"/>
    <w:rsid w:val="002F26D3"/>
    <w:rsid w:val="002F2E80"/>
    <w:rsid w:val="002F34CE"/>
    <w:rsid w:val="002F4D62"/>
    <w:rsid w:val="002F69DE"/>
    <w:rsid w:val="002F6A31"/>
    <w:rsid w:val="002F6EA0"/>
    <w:rsid w:val="002F71D4"/>
    <w:rsid w:val="00300F0E"/>
    <w:rsid w:val="00301B60"/>
    <w:rsid w:val="00302393"/>
    <w:rsid w:val="00302F6D"/>
    <w:rsid w:val="0030439D"/>
    <w:rsid w:val="00305492"/>
    <w:rsid w:val="00307F6D"/>
    <w:rsid w:val="00311DF0"/>
    <w:rsid w:val="00312716"/>
    <w:rsid w:val="00315D25"/>
    <w:rsid w:val="00315D85"/>
    <w:rsid w:val="0031724A"/>
    <w:rsid w:val="003231E3"/>
    <w:rsid w:val="003236F2"/>
    <w:rsid w:val="00325999"/>
    <w:rsid w:val="00325AB2"/>
    <w:rsid w:val="00326F00"/>
    <w:rsid w:val="0033058C"/>
    <w:rsid w:val="00330D5D"/>
    <w:rsid w:val="00332948"/>
    <w:rsid w:val="003345D5"/>
    <w:rsid w:val="00334F01"/>
    <w:rsid w:val="0033608A"/>
    <w:rsid w:val="00337949"/>
    <w:rsid w:val="0034065A"/>
    <w:rsid w:val="00341A93"/>
    <w:rsid w:val="00342DD8"/>
    <w:rsid w:val="00343124"/>
    <w:rsid w:val="00343FA4"/>
    <w:rsid w:val="00344614"/>
    <w:rsid w:val="0034542F"/>
    <w:rsid w:val="00345B34"/>
    <w:rsid w:val="00346394"/>
    <w:rsid w:val="003463F0"/>
    <w:rsid w:val="003478F5"/>
    <w:rsid w:val="00351F4C"/>
    <w:rsid w:val="00353E04"/>
    <w:rsid w:val="003545FF"/>
    <w:rsid w:val="003547DA"/>
    <w:rsid w:val="00354FB0"/>
    <w:rsid w:val="00354FE9"/>
    <w:rsid w:val="00356092"/>
    <w:rsid w:val="0035738D"/>
    <w:rsid w:val="00357E22"/>
    <w:rsid w:val="00360429"/>
    <w:rsid w:val="00366A93"/>
    <w:rsid w:val="00372F9B"/>
    <w:rsid w:val="00373B12"/>
    <w:rsid w:val="003748B9"/>
    <w:rsid w:val="00374FEA"/>
    <w:rsid w:val="00377AFE"/>
    <w:rsid w:val="00381A72"/>
    <w:rsid w:val="0038247F"/>
    <w:rsid w:val="00382869"/>
    <w:rsid w:val="003850E7"/>
    <w:rsid w:val="003863FF"/>
    <w:rsid w:val="003872AC"/>
    <w:rsid w:val="003876FA"/>
    <w:rsid w:val="003878A2"/>
    <w:rsid w:val="0039026B"/>
    <w:rsid w:val="0039089F"/>
    <w:rsid w:val="0039098A"/>
    <w:rsid w:val="003910CF"/>
    <w:rsid w:val="00391B68"/>
    <w:rsid w:val="003925DD"/>
    <w:rsid w:val="00393039"/>
    <w:rsid w:val="003960C7"/>
    <w:rsid w:val="00396A07"/>
    <w:rsid w:val="00397071"/>
    <w:rsid w:val="003A0079"/>
    <w:rsid w:val="003A062D"/>
    <w:rsid w:val="003A098A"/>
    <w:rsid w:val="003A136F"/>
    <w:rsid w:val="003A1508"/>
    <w:rsid w:val="003A20DD"/>
    <w:rsid w:val="003A23B6"/>
    <w:rsid w:val="003A2E71"/>
    <w:rsid w:val="003A3BC6"/>
    <w:rsid w:val="003A3D17"/>
    <w:rsid w:val="003A45D0"/>
    <w:rsid w:val="003A76F8"/>
    <w:rsid w:val="003B0F64"/>
    <w:rsid w:val="003B125D"/>
    <w:rsid w:val="003B35BA"/>
    <w:rsid w:val="003C04FC"/>
    <w:rsid w:val="003C3672"/>
    <w:rsid w:val="003C41B5"/>
    <w:rsid w:val="003C5983"/>
    <w:rsid w:val="003C6DEA"/>
    <w:rsid w:val="003C734F"/>
    <w:rsid w:val="003D0075"/>
    <w:rsid w:val="003D0D56"/>
    <w:rsid w:val="003D1F5A"/>
    <w:rsid w:val="003D4B59"/>
    <w:rsid w:val="003D5E9E"/>
    <w:rsid w:val="003E3BD3"/>
    <w:rsid w:val="003E4A0B"/>
    <w:rsid w:val="003E6D81"/>
    <w:rsid w:val="003F0723"/>
    <w:rsid w:val="003F1765"/>
    <w:rsid w:val="003F19CD"/>
    <w:rsid w:val="003F1DA0"/>
    <w:rsid w:val="003F2E1A"/>
    <w:rsid w:val="003F3D24"/>
    <w:rsid w:val="003F475A"/>
    <w:rsid w:val="003F4F30"/>
    <w:rsid w:val="003F5BD3"/>
    <w:rsid w:val="003F5F09"/>
    <w:rsid w:val="00400797"/>
    <w:rsid w:val="004012E5"/>
    <w:rsid w:val="00401D12"/>
    <w:rsid w:val="004024BD"/>
    <w:rsid w:val="00406490"/>
    <w:rsid w:val="00406720"/>
    <w:rsid w:val="00406C9D"/>
    <w:rsid w:val="00407571"/>
    <w:rsid w:val="00407A23"/>
    <w:rsid w:val="00413CCB"/>
    <w:rsid w:val="004149DB"/>
    <w:rsid w:val="00415AEE"/>
    <w:rsid w:val="00415D33"/>
    <w:rsid w:val="00416879"/>
    <w:rsid w:val="00417C10"/>
    <w:rsid w:val="00420308"/>
    <w:rsid w:val="00420C79"/>
    <w:rsid w:val="004221CC"/>
    <w:rsid w:val="004244F0"/>
    <w:rsid w:val="0042453D"/>
    <w:rsid w:val="00424980"/>
    <w:rsid w:val="00425A7C"/>
    <w:rsid w:val="004267E8"/>
    <w:rsid w:val="00427D20"/>
    <w:rsid w:val="00430243"/>
    <w:rsid w:val="0043031E"/>
    <w:rsid w:val="004326D7"/>
    <w:rsid w:val="00432773"/>
    <w:rsid w:val="0043364A"/>
    <w:rsid w:val="00434D01"/>
    <w:rsid w:val="004353FB"/>
    <w:rsid w:val="00435A50"/>
    <w:rsid w:val="0043639C"/>
    <w:rsid w:val="00436715"/>
    <w:rsid w:val="00436D96"/>
    <w:rsid w:val="004376CC"/>
    <w:rsid w:val="00441682"/>
    <w:rsid w:val="00441DF1"/>
    <w:rsid w:val="00442B23"/>
    <w:rsid w:val="00443560"/>
    <w:rsid w:val="00443EAE"/>
    <w:rsid w:val="00444734"/>
    <w:rsid w:val="004468D9"/>
    <w:rsid w:val="00447A52"/>
    <w:rsid w:val="00451375"/>
    <w:rsid w:val="00451542"/>
    <w:rsid w:val="004526B2"/>
    <w:rsid w:val="004530C2"/>
    <w:rsid w:val="0045482C"/>
    <w:rsid w:val="004548F9"/>
    <w:rsid w:val="00454FEB"/>
    <w:rsid w:val="00455553"/>
    <w:rsid w:val="0046122B"/>
    <w:rsid w:val="00461D16"/>
    <w:rsid w:val="00462686"/>
    <w:rsid w:val="004626FE"/>
    <w:rsid w:val="00462D60"/>
    <w:rsid w:val="004641A1"/>
    <w:rsid w:val="004645D6"/>
    <w:rsid w:val="00465D6B"/>
    <w:rsid w:val="00465E9E"/>
    <w:rsid w:val="00466176"/>
    <w:rsid w:val="004663D1"/>
    <w:rsid w:val="004667F1"/>
    <w:rsid w:val="0047140B"/>
    <w:rsid w:val="00471E9B"/>
    <w:rsid w:val="00473958"/>
    <w:rsid w:val="00473E69"/>
    <w:rsid w:val="004752FF"/>
    <w:rsid w:val="00480442"/>
    <w:rsid w:val="00481057"/>
    <w:rsid w:val="00483124"/>
    <w:rsid w:val="004838C0"/>
    <w:rsid w:val="00483B2E"/>
    <w:rsid w:val="00484968"/>
    <w:rsid w:val="00486019"/>
    <w:rsid w:val="0048702F"/>
    <w:rsid w:val="0048744E"/>
    <w:rsid w:val="00487A04"/>
    <w:rsid w:val="00487B90"/>
    <w:rsid w:val="00491653"/>
    <w:rsid w:val="004924BA"/>
    <w:rsid w:val="0049360E"/>
    <w:rsid w:val="00494DA4"/>
    <w:rsid w:val="00494E56"/>
    <w:rsid w:val="00497C61"/>
    <w:rsid w:val="004A2727"/>
    <w:rsid w:val="004A339F"/>
    <w:rsid w:val="004A3730"/>
    <w:rsid w:val="004A3D33"/>
    <w:rsid w:val="004A51D0"/>
    <w:rsid w:val="004A55CB"/>
    <w:rsid w:val="004A594A"/>
    <w:rsid w:val="004A653F"/>
    <w:rsid w:val="004B00A5"/>
    <w:rsid w:val="004B098E"/>
    <w:rsid w:val="004B0A3D"/>
    <w:rsid w:val="004B1024"/>
    <w:rsid w:val="004B1731"/>
    <w:rsid w:val="004B1CE0"/>
    <w:rsid w:val="004B2056"/>
    <w:rsid w:val="004B2CC1"/>
    <w:rsid w:val="004B4416"/>
    <w:rsid w:val="004B5093"/>
    <w:rsid w:val="004B6297"/>
    <w:rsid w:val="004B6606"/>
    <w:rsid w:val="004C0FEE"/>
    <w:rsid w:val="004C1EF1"/>
    <w:rsid w:val="004C2FF9"/>
    <w:rsid w:val="004C72AD"/>
    <w:rsid w:val="004C79D8"/>
    <w:rsid w:val="004C7F7C"/>
    <w:rsid w:val="004D113E"/>
    <w:rsid w:val="004D3E95"/>
    <w:rsid w:val="004D4759"/>
    <w:rsid w:val="004D5128"/>
    <w:rsid w:val="004D5145"/>
    <w:rsid w:val="004D7797"/>
    <w:rsid w:val="004D7DC1"/>
    <w:rsid w:val="004E16DC"/>
    <w:rsid w:val="004E1E26"/>
    <w:rsid w:val="004E23E0"/>
    <w:rsid w:val="004E41CA"/>
    <w:rsid w:val="004E4328"/>
    <w:rsid w:val="004E581C"/>
    <w:rsid w:val="004E5EF7"/>
    <w:rsid w:val="004E733C"/>
    <w:rsid w:val="004E7530"/>
    <w:rsid w:val="004E7BAB"/>
    <w:rsid w:val="004F09D9"/>
    <w:rsid w:val="004F19DE"/>
    <w:rsid w:val="004F1D59"/>
    <w:rsid w:val="004F4188"/>
    <w:rsid w:val="004F71CD"/>
    <w:rsid w:val="004F7FD3"/>
    <w:rsid w:val="005008B7"/>
    <w:rsid w:val="00500DE9"/>
    <w:rsid w:val="00501B03"/>
    <w:rsid w:val="00501EB3"/>
    <w:rsid w:val="005047DF"/>
    <w:rsid w:val="0050482C"/>
    <w:rsid w:val="00504870"/>
    <w:rsid w:val="00504E11"/>
    <w:rsid w:val="00505282"/>
    <w:rsid w:val="00505DBC"/>
    <w:rsid w:val="0050707E"/>
    <w:rsid w:val="00507815"/>
    <w:rsid w:val="00510C6D"/>
    <w:rsid w:val="0051143A"/>
    <w:rsid w:val="0051258F"/>
    <w:rsid w:val="00512D99"/>
    <w:rsid w:val="005147B2"/>
    <w:rsid w:val="00515338"/>
    <w:rsid w:val="005156C2"/>
    <w:rsid w:val="0052094E"/>
    <w:rsid w:val="00520A8A"/>
    <w:rsid w:val="00520FB5"/>
    <w:rsid w:val="005227BD"/>
    <w:rsid w:val="005249B8"/>
    <w:rsid w:val="005249F0"/>
    <w:rsid w:val="00527640"/>
    <w:rsid w:val="005277A7"/>
    <w:rsid w:val="0053015B"/>
    <w:rsid w:val="005315DE"/>
    <w:rsid w:val="0053290E"/>
    <w:rsid w:val="00532E6E"/>
    <w:rsid w:val="005342C6"/>
    <w:rsid w:val="00535A19"/>
    <w:rsid w:val="00535FCC"/>
    <w:rsid w:val="00541314"/>
    <w:rsid w:val="00541CD5"/>
    <w:rsid w:val="005439C5"/>
    <w:rsid w:val="00543EAD"/>
    <w:rsid w:val="00544998"/>
    <w:rsid w:val="005449DC"/>
    <w:rsid w:val="00544A2D"/>
    <w:rsid w:val="005454FD"/>
    <w:rsid w:val="0054620E"/>
    <w:rsid w:val="005472F6"/>
    <w:rsid w:val="00547CF8"/>
    <w:rsid w:val="00547E86"/>
    <w:rsid w:val="0055009E"/>
    <w:rsid w:val="00550A15"/>
    <w:rsid w:val="0055253A"/>
    <w:rsid w:val="00552897"/>
    <w:rsid w:val="00553078"/>
    <w:rsid w:val="005550D1"/>
    <w:rsid w:val="005551D0"/>
    <w:rsid w:val="0055676F"/>
    <w:rsid w:val="005567FF"/>
    <w:rsid w:val="0055732D"/>
    <w:rsid w:val="00557385"/>
    <w:rsid w:val="00557ABE"/>
    <w:rsid w:val="00557D86"/>
    <w:rsid w:val="00561235"/>
    <w:rsid w:val="0056146B"/>
    <w:rsid w:val="0056164D"/>
    <w:rsid w:val="00562AA1"/>
    <w:rsid w:val="00563561"/>
    <w:rsid w:val="00563D45"/>
    <w:rsid w:val="00563DAF"/>
    <w:rsid w:val="00564B4B"/>
    <w:rsid w:val="00564CC9"/>
    <w:rsid w:val="0056504A"/>
    <w:rsid w:val="005650A1"/>
    <w:rsid w:val="00565608"/>
    <w:rsid w:val="00565AE1"/>
    <w:rsid w:val="00566AAE"/>
    <w:rsid w:val="00567C0B"/>
    <w:rsid w:val="00571384"/>
    <w:rsid w:val="00572E30"/>
    <w:rsid w:val="005751CC"/>
    <w:rsid w:val="0057769E"/>
    <w:rsid w:val="00580003"/>
    <w:rsid w:val="00582110"/>
    <w:rsid w:val="00584383"/>
    <w:rsid w:val="00584398"/>
    <w:rsid w:val="00584CD2"/>
    <w:rsid w:val="00585A49"/>
    <w:rsid w:val="00585CBC"/>
    <w:rsid w:val="00587A62"/>
    <w:rsid w:val="0059212C"/>
    <w:rsid w:val="005938AD"/>
    <w:rsid w:val="00594C3F"/>
    <w:rsid w:val="00595A21"/>
    <w:rsid w:val="005970D0"/>
    <w:rsid w:val="005978C8"/>
    <w:rsid w:val="005A0648"/>
    <w:rsid w:val="005A11D3"/>
    <w:rsid w:val="005A1F68"/>
    <w:rsid w:val="005A2611"/>
    <w:rsid w:val="005A2723"/>
    <w:rsid w:val="005A369D"/>
    <w:rsid w:val="005A3C30"/>
    <w:rsid w:val="005A7ABD"/>
    <w:rsid w:val="005B12D4"/>
    <w:rsid w:val="005B1919"/>
    <w:rsid w:val="005B3ABC"/>
    <w:rsid w:val="005B3B7E"/>
    <w:rsid w:val="005B50E9"/>
    <w:rsid w:val="005B5AD5"/>
    <w:rsid w:val="005B67D3"/>
    <w:rsid w:val="005B6A47"/>
    <w:rsid w:val="005B7073"/>
    <w:rsid w:val="005B728C"/>
    <w:rsid w:val="005C0C9C"/>
    <w:rsid w:val="005C0F04"/>
    <w:rsid w:val="005C0F70"/>
    <w:rsid w:val="005C10DD"/>
    <w:rsid w:val="005C2AC0"/>
    <w:rsid w:val="005C2EFD"/>
    <w:rsid w:val="005C3044"/>
    <w:rsid w:val="005C3876"/>
    <w:rsid w:val="005C42B8"/>
    <w:rsid w:val="005C4925"/>
    <w:rsid w:val="005C59A4"/>
    <w:rsid w:val="005C6312"/>
    <w:rsid w:val="005D00A3"/>
    <w:rsid w:val="005D01A3"/>
    <w:rsid w:val="005D0B0B"/>
    <w:rsid w:val="005D12E8"/>
    <w:rsid w:val="005D22D6"/>
    <w:rsid w:val="005D363D"/>
    <w:rsid w:val="005D4167"/>
    <w:rsid w:val="005D41F0"/>
    <w:rsid w:val="005D5FF9"/>
    <w:rsid w:val="005D65A5"/>
    <w:rsid w:val="005D6F3A"/>
    <w:rsid w:val="005D78C5"/>
    <w:rsid w:val="005E0BB9"/>
    <w:rsid w:val="005E0D68"/>
    <w:rsid w:val="005E1A5A"/>
    <w:rsid w:val="005E1DAB"/>
    <w:rsid w:val="005E3A89"/>
    <w:rsid w:val="005E443F"/>
    <w:rsid w:val="005E503B"/>
    <w:rsid w:val="005E53E3"/>
    <w:rsid w:val="005E5907"/>
    <w:rsid w:val="005E7A7F"/>
    <w:rsid w:val="005F4FC9"/>
    <w:rsid w:val="005F5AEB"/>
    <w:rsid w:val="005F7362"/>
    <w:rsid w:val="00601392"/>
    <w:rsid w:val="00601879"/>
    <w:rsid w:val="006018E9"/>
    <w:rsid w:val="00601F42"/>
    <w:rsid w:val="006031F2"/>
    <w:rsid w:val="00603423"/>
    <w:rsid w:val="00604194"/>
    <w:rsid w:val="006045F2"/>
    <w:rsid w:val="0060563C"/>
    <w:rsid w:val="00605FDC"/>
    <w:rsid w:val="00606A19"/>
    <w:rsid w:val="00607E1C"/>
    <w:rsid w:val="00611505"/>
    <w:rsid w:val="00611AE5"/>
    <w:rsid w:val="00611D36"/>
    <w:rsid w:val="00611E17"/>
    <w:rsid w:val="00612F12"/>
    <w:rsid w:val="00614F80"/>
    <w:rsid w:val="00616222"/>
    <w:rsid w:val="0061643E"/>
    <w:rsid w:val="00616A89"/>
    <w:rsid w:val="006179A9"/>
    <w:rsid w:val="00620965"/>
    <w:rsid w:val="00625978"/>
    <w:rsid w:val="006276BC"/>
    <w:rsid w:val="00630204"/>
    <w:rsid w:val="00631D23"/>
    <w:rsid w:val="006335FE"/>
    <w:rsid w:val="00634181"/>
    <w:rsid w:val="00634B4F"/>
    <w:rsid w:val="00635B1C"/>
    <w:rsid w:val="00646745"/>
    <w:rsid w:val="006472C9"/>
    <w:rsid w:val="00650036"/>
    <w:rsid w:val="00651DBB"/>
    <w:rsid w:val="0065362C"/>
    <w:rsid w:val="00653E44"/>
    <w:rsid w:val="006541CB"/>
    <w:rsid w:val="006541CD"/>
    <w:rsid w:val="00656DE0"/>
    <w:rsid w:val="00657001"/>
    <w:rsid w:val="00661A6B"/>
    <w:rsid w:val="00661AD8"/>
    <w:rsid w:val="00661B20"/>
    <w:rsid w:val="00661E95"/>
    <w:rsid w:val="006625E5"/>
    <w:rsid w:val="0066266B"/>
    <w:rsid w:val="006657A0"/>
    <w:rsid w:val="00672292"/>
    <w:rsid w:val="0067341B"/>
    <w:rsid w:val="00674D03"/>
    <w:rsid w:val="00677007"/>
    <w:rsid w:val="00677B32"/>
    <w:rsid w:val="00677DE2"/>
    <w:rsid w:val="00680400"/>
    <w:rsid w:val="006804CB"/>
    <w:rsid w:val="00682CA2"/>
    <w:rsid w:val="0068315F"/>
    <w:rsid w:val="00684B06"/>
    <w:rsid w:val="0068526F"/>
    <w:rsid w:val="00685AB3"/>
    <w:rsid w:val="00687B3A"/>
    <w:rsid w:val="00687BAF"/>
    <w:rsid w:val="00690930"/>
    <w:rsid w:val="00690EA1"/>
    <w:rsid w:val="00691922"/>
    <w:rsid w:val="006927D8"/>
    <w:rsid w:val="00692BA1"/>
    <w:rsid w:val="00692E35"/>
    <w:rsid w:val="006937DD"/>
    <w:rsid w:val="00694250"/>
    <w:rsid w:val="0069534B"/>
    <w:rsid w:val="00696134"/>
    <w:rsid w:val="00696EB3"/>
    <w:rsid w:val="00697D43"/>
    <w:rsid w:val="00697EEB"/>
    <w:rsid w:val="006A00DC"/>
    <w:rsid w:val="006A12E1"/>
    <w:rsid w:val="006A381D"/>
    <w:rsid w:val="006A48D3"/>
    <w:rsid w:val="006A5297"/>
    <w:rsid w:val="006A6C08"/>
    <w:rsid w:val="006A6DA7"/>
    <w:rsid w:val="006A7339"/>
    <w:rsid w:val="006A78B4"/>
    <w:rsid w:val="006A7DFB"/>
    <w:rsid w:val="006B17D6"/>
    <w:rsid w:val="006B1A75"/>
    <w:rsid w:val="006B3E62"/>
    <w:rsid w:val="006B4505"/>
    <w:rsid w:val="006B4CDC"/>
    <w:rsid w:val="006B5EE4"/>
    <w:rsid w:val="006B7299"/>
    <w:rsid w:val="006C0E4C"/>
    <w:rsid w:val="006C0F60"/>
    <w:rsid w:val="006C22B9"/>
    <w:rsid w:val="006C25E2"/>
    <w:rsid w:val="006C3E32"/>
    <w:rsid w:val="006C3F3D"/>
    <w:rsid w:val="006C4348"/>
    <w:rsid w:val="006C4F6A"/>
    <w:rsid w:val="006C5DE3"/>
    <w:rsid w:val="006C704B"/>
    <w:rsid w:val="006C710A"/>
    <w:rsid w:val="006C789C"/>
    <w:rsid w:val="006D0474"/>
    <w:rsid w:val="006D128F"/>
    <w:rsid w:val="006D1A07"/>
    <w:rsid w:val="006D1A23"/>
    <w:rsid w:val="006D1E09"/>
    <w:rsid w:val="006D2BA1"/>
    <w:rsid w:val="006D2EDB"/>
    <w:rsid w:val="006D3CF5"/>
    <w:rsid w:val="006D42B4"/>
    <w:rsid w:val="006D4B12"/>
    <w:rsid w:val="006D4DE9"/>
    <w:rsid w:val="006D5C3C"/>
    <w:rsid w:val="006D6171"/>
    <w:rsid w:val="006D7642"/>
    <w:rsid w:val="006E2873"/>
    <w:rsid w:val="006E28AD"/>
    <w:rsid w:val="006E2AE7"/>
    <w:rsid w:val="006E2F45"/>
    <w:rsid w:val="006E3318"/>
    <w:rsid w:val="006E3878"/>
    <w:rsid w:val="006E6296"/>
    <w:rsid w:val="006E6952"/>
    <w:rsid w:val="006E6DB3"/>
    <w:rsid w:val="006E78BA"/>
    <w:rsid w:val="006E79EA"/>
    <w:rsid w:val="006F0360"/>
    <w:rsid w:val="006F0495"/>
    <w:rsid w:val="006F0BB3"/>
    <w:rsid w:val="006F0D17"/>
    <w:rsid w:val="006F32DA"/>
    <w:rsid w:val="006F393B"/>
    <w:rsid w:val="006F4047"/>
    <w:rsid w:val="006F4A72"/>
    <w:rsid w:val="006F528B"/>
    <w:rsid w:val="006F53CC"/>
    <w:rsid w:val="006F5DA1"/>
    <w:rsid w:val="006F677E"/>
    <w:rsid w:val="006F6806"/>
    <w:rsid w:val="006F6AE2"/>
    <w:rsid w:val="00700397"/>
    <w:rsid w:val="00700B0E"/>
    <w:rsid w:val="007014B5"/>
    <w:rsid w:val="00701FAE"/>
    <w:rsid w:val="007047C0"/>
    <w:rsid w:val="00706AEB"/>
    <w:rsid w:val="00706B12"/>
    <w:rsid w:val="00707B95"/>
    <w:rsid w:val="0071005A"/>
    <w:rsid w:val="00710B49"/>
    <w:rsid w:val="00710F83"/>
    <w:rsid w:val="007117AD"/>
    <w:rsid w:val="00712CA7"/>
    <w:rsid w:val="00713165"/>
    <w:rsid w:val="007132D8"/>
    <w:rsid w:val="00713D28"/>
    <w:rsid w:val="007149DF"/>
    <w:rsid w:val="007173C3"/>
    <w:rsid w:val="00717E66"/>
    <w:rsid w:val="00717EDA"/>
    <w:rsid w:val="00717F9E"/>
    <w:rsid w:val="0072031B"/>
    <w:rsid w:val="00720898"/>
    <w:rsid w:val="007209F6"/>
    <w:rsid w:val="00722233"/>
    <w:rsid w:val="00722325"/>
    <w:rsid w:val="00722773"/>
    <w:rsid w:val="007234A3"/>
    <w:rsid w:val="00723811"/>
    <w:rsid w:val="00725FB5"/>
    <w:rsid w:val="007263F7"/>
    <w:rsid w:val="007265D0"/>
    <w:rsid w:val="007269ED"/>
    <w:rsid w:val="00727A5C"/>
    <w:rsid w:val="00727F98"/>
    <w:rsid w:val="007322CB"/>
    <w:rsid w:val="007329A5"/>
    <w:rsid w:val="007334D2"/>
    <w:rsid w:val="00735664"/>
    <w:rsid w:val="0073626E"/>
    <w:rsid w:val="00736720"/>
    <w:rsid w:val="00736756"/>
    <w:rsid w:val="00740140"/>
    <w:rsid w:val="00740386"/>
    <w:rsid w:val="0074291D"/>
    <w:rsid w:val="007431DB"/>
    <w:rsid w:val="00744AA9"/>
    <w:rsid w:val="007464B6"/>
    <w:rsid w:val="00746AF7"/>
    <w:rsid w:val="00747B80"/>
    <w:rsid w:val="00747E30"/>
    <w:rsid w:val="00752104"/>
    <w:rsid w:val="00753D8A"/>
    <w:rsid w:val="00754626"/>
    <w:rsid w:val="00754728"/>
    <w:rsid w:val="007558B8"/>
    <w:rsid w:val="00755E6C"/>
    <w:rsid w:val="00756972"/>
    <w:rsid w:val="00757246"/>
    <w:rsid w:val="00757CD9"/>
    <w:rsid w:val="00757F6E"/>
    <w:rsid w:val="0076000F"/>
    <w:rsid w:val="0076105B"/>
    <w:rsid w:val="00764C91"/>
    <w:rsid w:val="007674C2"/>
    <w:rsid w:val="007704B5"/>
    <w:rsid w:val="00770B57"/>
    <w:rsid w:val="0077118E"/>
    <w:rsid w:val="00772086"/>
    <w:rsid w:val="00772F18"/>
    <w:rsid w:val="007741D5"/>
    <w:rsid w:val="00774795"/>
    <w:rsid w:val="00774AFA"/>
    <w:rsid w:val="00775131"/>
    <w:rsid w:val="00776E4C"/>
    <w:rsid w:val="007771F0"/>
    <w:rsid w:val="007773B0"/>
    <w:rsid w:val="00780579"/>
    <w:rsid w:val="00780EDA"/>
    <w:rsid w:val="007811C7"/>
    <w:rsid w:val="007816A7"/>
    <w:rsid w:val="00782793"/>
    <w:rsid w:val="00783851"/>
    <w:rsid w:val="0078563F"/>
    <w:rsid w:val="00790302"/>
    <w:rsid w:val="00790CA6"/>
    <w:rsid w:val="00791398"/>
    <w:rsid w:val="007924B8"/>
    <w:rsid w:val="0079284B"/>
    <w:rsid w:val="00793D77"/>
    <w:rsid w:val="007954D3"/>
    <w:rsid w:val="007A1198"/>
    <w:rsid w:val="007A1756"/>
    <w:rsid w:val="007A3C02"/>
    <w:rsid w:val="007A3E90"/>
    <w:rsid w:val="007A50BC"/>
    <w:rsid w:val="007A5109"/>
    <w:rsid w:val="007A55DB"/>
    <w:rsid w:val="007A5CE1"/>
    <w:rsid w:val="007A694E"/>
    <w:rsid w:val="007B0129"/>
    <w:rsid w:val="007B397D"/>
    <w:rsid w:val="007B3D63"/>
    <w:rsid w:val="007B578F"/>
    <w:rsid w:val="007B6359"/>
    <w:rsid w:val="007C0600"/>
    <w:rsid w:val="007C0B14"/>
    <w:rsid w:val="007C1D33"/>
    <w:rsid w:val="007C1F9D"/>
    <w:rsid w:val="007C41CC"/>
    <w:rsid w:val="007C4CC5"/>
    <w:rsid w:val="007C50FE"/>
    <w:rsid w:val="007C7DA1"/>
    <w:rsid w:val="007D0247"/>
    <w:rsid w:val="007D0D7D"/>
    <w:rsid w:val="007D0E20"/>
    <w:rsid w:val="007D1824"/>
    <w:rsid w:val="007D18CE"/>
    <w:rsid w:val="007D2636"/>
    <w:rsid w:val="007D465C"/>
    <w:rsid w:val="007D5597"/>
    <w:rsid w:val="007D5620"/>
    <w:rsid w:val="007D60C7"/>
    <w:rsid w:val="007E1D80"/>
    <w:rsid w:val="007E24F1"/>
    <w:rsid w:val="007E2B1B"/>
    <w:rsid w:val="007E32F8"/>
    <w:rsid w:val="007E5BF1"/>
    <w:rsid w:val="007E76E3"/>
    <w:rsid w:val="007E781B"/>
    <w:rsid w:val="007E7993"/>
    <w:rsid w:val="007F00F9"/>
    <w:rsid w:val="008013DF"/>
    <w:rsid w:val="00802803"/>
    <w:rsid w:val="00803D09"/>
    <w:rsid w:val="008040E4"/>
    <w:rsid w:val="00804319"/>
    <w:rsid w:val="00805F9C"/>
    <w:rsid w:val="00806445"/>
    <w:rsid w:val="0080736C"/>
    <w:rsid w:val="008073F5"/>
    <w:rsid w:val="00811372"/>
    <w:rsid w:val="00811C0B"/>
    <w:rsid w:val="00811CFB"/>
    <w:rsid w:val="00811D84"/>
    <w:rsid w:val="00811EA3"/>
    <w:rsid w:val="00812573"/>
    <w:rsid w:val="00813AE7"/>
    <w:rsid w:val="00814CF8"/>
    <w:rsid w:val="008160A7"/>
    <w:rsid w:val="008213C6"/>
    <w:rsid w:val="00821413"/>
    <w:rsid w:val="00821500"/>
    <w:rsid w:val="00821CAE"/>
    <w:rsid w:val="008224BA"/>
    <w:rsid w:val="0082551B"/>
    <w:rsid w:val="008271B0"/>
    <w:rsid w:val="00830F79"/>
    <w:rsid w:val="008320A3"/>
    <w:rsid w:val="00834849"/>
    <w:rsid w:val="0083533F"/>
    <w:rsid w:val="008354D1"/>
    <w:rsid w:val="008372A1"/>
    <w:rsid w:val="0084136F"/>
    <w:rsid w:val="00843293"/>
    <w:rsid w:val="00843F3E"/>
    <w:rsid w:val="00845346"/>
    <w:rsid w:val="008461C0"/>
    <w:rsid w:val="00846341"/>
    <w:rsid w:val="00846846"/>
    <w:rsid w:val="00847E7B"/>
    <w:rsid w:val="008505AA"/>
    <w:rsid w:val="00851358"/>
    <w:rsid w:val="0085187D"/>
    <w:rsid w:val="008529C5"/>
    <w:rsid w:val="00852EDD"/>
    <w:rsid w:val="0085335E"/>
    <w:rsid w:val="00854AF5"/>
    <w:rsid w:val="00856531"/>
    <w:rsid w:val="0085699D"/>
    <w:rsid w:val="00857351"/>
    <w:rsid w:val="008605CD"/>
    <w:rsid w:val="00861B52"/>
    <w:rsid w:val="00861C05"/>
    <w:rsid w:val="00862A16"/>
    <w:rsid w:val="00862D3E"/>
    <w:rsid w:val="00863A57"/>
    <w:rsid w:val="00863A67"/>
    <w:rsid w:val="00863B6C"/>
    <w:rsid w:val="00863FB7"/>
    <w:rsid w:val="008650AF"/>
    <w:rsid w:val="008708A6"/>
    <w:rsid w:val="00872E02"/>
    <w:rsid w:val="0087346B"/>
    <w:rsid w:val="00873CDD"/>
    <w:rsid w:val="00875568"/>
    <w:rsid w:val="00876108"/>
    <w:rsid w:val="0087747B"/>
    <w:rsid w:val="00877692"/>
    <w:rsid w:val="008800A6"/>
    <w:rsid w:val="00883B95"/>
    <w:rsid w:val="00883E2E"/>
    <w:rsid w:val="0088420C"/>
    <w:rsid w:val="00884491"/>
    <w:rsid w:val="008845D3"/>
    <w:rsid w:val="00884795"/>
    <w:rsid w:val="008854EC"/>
    <w:rsid w:val="00886D7A"/>
    <w:rsid w:val="008873D6"/>
    <w:rsid w:val="008877E5"/>
    <w:rsid w:val="008906CF"/>
    <w:rsid w:val="00892C46"/>
    <w:rsid w:val="0089450C"/>
    <w:rsid w:val="00894DDA"/>
    <w:rsid w:val="00896824"/>
    <w:rsid w:val="00896A13"/>
    <w:rsid w:val="008977DC"/>
    <w:rsid w:val="008A0BC8"/>
    <w:rsid w:val="008A16A0"/>
    <w:rsid w:val="008A1D16"/>
    <w:rsid w:val="008A2324"/>
    <w:rsid w:val="008A4047"/>
    <w:rsid w:val="008A436F"/>
    <w:rsid w:val="008A45A4"/>
    <w:rsid w:val="008A5633"/>
    <w:rsid w:val="008B00CC"/>
    <w:rsid w:val="008B27CB"/>
    <w:rsid w:val="008B4456"/>
    <w:rsid w:val="008B6CAD"/>
    <w:rsid w:val="008B797B"/>
    <w:rsid w:val="008B7FE7"/>
    <w:rsid w:val="008C04C1"/>
    <w:rsid w:val="008C281D"/>
    <w:rsid w:val="008C2CD8"/>
    <w:rsid w:val="008C3F28"/>
    <w:rsid w:val="008C62B4"/>
    <w:rsid w:val="008D04BB"/>
    <w:rsid w:val="008D0AAF"/>
    <w:rsid w:val="008D1839"/>
    <w:rsid w:val="008D295A"/>
    <w:rsid w:val="008D3CB5"/>
    <w:rsid w:val="008D7778"/>
    <w:rsid w:val="008E0D17"/>
    <w:rsid w:val="008E1B71"/>
    <w:rsid w:val="008E2AFD"/>
    <w:rsid w:val="008E3AD5"/>
    <w:rsid w:val="008E53F5"/>
    <w:rsid w:val="008E54EA"/>
    <w:rsid w:val="008E5700"/>
    <w:rsid w:val="008E63D3"/>
    <w:rsid w:val="008F0615"/>
    <w:rsid w:val="008F36A7"/>
    <w:rsid w:val="008F38D3"/>
    <w:rsid w:val="008F3AE8"/>
    <w:rsid w:val="008F527A"/>
    <w:rsid w:val="008F6575"/>
    <w:rsid w:val="009000B8"/>
    <w:rsid w:val="00900927"/>
    <w:rsid w:val="0090246E"/>
    <w:rsid w:val="00902C50"/>
    <w:rsid w:val="00903448"/>
    <w:rsid w:val="00903AA1"/>
    <w:rsid w:val="00904F84"/>
    <w:rsid w:val="00905C9B"/>
    <w:rsid w:val="00906E47"/>
    <w:rsid w:val="009070FB"/>
    <w:rsid w:val="00907C07"/>
    <w:rsid w:val="0091035C"/>
    <w:rsid w:val="00914046"/>
    <w:rsid w:val="00914C53"/>
    <w:rsid w:val="00915309"/>
    <w:rsid w:val="00916993"/>
    <w:rsid w:val="00916B4A"/>
    <w:rsid w:val="00921A74"/>
    <w:rsid w:val="009233B3"/>
    <w:rsid w:val="0092352F"/>
    <w:rsid w:val="009263B6"/>
    <w:rsid w:val="00926ACD"/>
    <w:rsid w:val="00927F56"/>
    <w:rsid w:val="00930BA1"/>
    <w:rsid w:val="00930E90"/>
    <w:rsid w:val="00931F15"/>
    <w:rsid w:val="00934804"/>
    <w:rsid w:val="00936B83"/>
    <w:rsid w:val="00937030"/>
    <w:rsid w:val="00941214"/>
    <w:rsid w:val="009435AD"/>
    <w:rsid w:val="00944E58"/>
    <w:rsid w:val="00945C58"/>
    <w:rsid w:val="00945EDE"/>
    <w:rsid w:val="00947833"/>
    <w:rsid w:val="00950522"/>
    <w:rsid w:val="00953C3D"/>
    <w:rsid w:val="00957CB3"/>
    <w:rsid w:val="00960367"/>
    <w:rsid w:val="009603AA"/>
    <w:rsid w:val="009604F5"/>
    <w:rsid w:val="009623A8"/>
    <w:rsid w:val="009623B5"/>
    <w:rsid w:val="0096362D"/>
    <w:rsid w:val="00964817"/>
    <w:rsid w:val="00964C7C"/>
    <w:rsid w:val="00964CCC"/>
    <w:rsid w:val="00970BC9"/>
    <w:rsid w:val="009713C1"/>
    <w:rsid w:val="00971C8D"/>
    <w:rsid w:val="00972B89"/>
    <w:rsid w:val="00974212"/>
    <w:rsid w:val="00974386"/>
    <w:rsid w:val="009745CB"/>
    <w:rsid w:val="00974B6F"/>
    <w:rsid w:val="00974F77"/>
    <w:rsid w:val="00974FF8"/>
    <w:rsid w:val="00976419"/>
    <w:rsid w:val="00976593"/>
    <w:rsid w:val="0098017A"/>
    <w:rsid w:val="00981A61"/>
    <w:rsid w:val="00981D56"/>
    <w:rsid w:val="00983E97"/>
    <w:rsid w:val="0098722E"/>
    <w:rsid w:val="009872A0"/>
    <w:rsid w:val="009910A7"/>
    <w:rsid w:val="00994EE8"/>
    <w:rsid w:val="009960EE"/>
    <w:rsid w:val="00997DEB"/>
    <w:rsid w:val="009A0258"/>
    <w:rsid w:val="009A02F8"/>
    <w:rsid w:val="009A0360"/>
    <w:rsid w:val="009A1009"/>
    <w:rsid w:val="009A328A"/>
    <w:rsid w:val="009A52F8"/>
    <w:rsid w:val="009A792E"/>
    <w:rsid w:val="009B03AD"/>
    <w:rsid w:val="009B2CB5"/>
    <w:rsid w:val="009B4C43"/>
    <w:rsid w:val="009B6BCE"/>
    <w:rsid w:val="009B77CC"/>
    <w:rsid w:val="009C0380"/>
    <w:rsid w:val="009C08C7"/>
    <w:rsid w:val="009C1DC3"/>
    <w:rsid w:val="009C2FED"/>
    <w:rsid w:val="009C350B"/>
    <w:rsid w:val="009C4545"/>
    <w:rsid w:val="009C608A"/>
    <w:rsid w:val="009C6C38"/>
    <w:rsid w:val="009C6C5E"/>
    <w:rsid w:val="009C7DE2"/>
    <w:rsid w:val="009D109F"/>
    <w:rsid w:val="009D11AC"/>
    <w:rsid w:val="009D5216"/>
    <w:rsid w:val="009D59EC"/>
    <w:rsid w:val="009D726C"/>
    <w:rsid w:val="009E0028"/>
    <w:rsid w:val="009E0040"/>
    <w:rsid w:val="009E1436"/>
    <w:rsid w:val="009E1D6E"/>
    <w:rsid w:val="009E4228"/>
    <w:rsid w:val="009E44D0"/>
    <w:rsid w:val="009E5AAA"/>
    <w:rsid w:val="009E6CEB"/>
    <w:rsid w:val="009F02DA"/>
    <w:rsid w:val="009F0C6B"/>
    <w:rsid w:val="009F134C"/>
    <w:rsid w:val="009F2AF8"/>
    <w:rsid w:val="009F3CA6"/>
    <w:rsid w:val="009F56BD"/>
    <w:rsid w:val="009F6283"/>
    <w:rsid w:val="009F64FF"/>
    <w:rsid w:val="00A00680"/>
    <w:rsid w:val="00A01445"/>
    <w:rsid w:val="00A0313C"/>
    <w:rsid w:val="00A03C0B"/>
    <w:rsid w:val="00A03D36"/>
    <w:rsid w:val="00A04718"/>
    <w:rsid w:val="00A05932"/>
    <w:rsid w:val="00A07350"/>
    <w:rsid w:val="00A10A1F"/>
    <w:rsid w:val="00A116F2"/>
    <w:rsid w:val="00A11D4B"/>
    <w:rsid w:val="00A13232"/>
    <w:rsid w:val="00A13570"/>
    <w:rsid w:val="00A13E5F"/>
    <w:rsid w:val="00A16F07"/>
    <w:rsid w:val="00A2087C"/>
    <w:rsid w:val="00A209FC"/>
    <w:rsid w:val="00A22145"/>
    <w:rsid w:val="00A23404"/>
    <w:rsid w:val="00A23F2E"/>
    <w:rsid w:val="00A26A5F"/>
    <w:rsid w:val="00A26C50"/>
    <w:rsid w:val="00A27403"/>
    <w:rsid w:val="00A2776F"/>
    <w:rsid w:val="00A3146F"/>
    <w:rsid w:val="00A321A6"/>
    <w:rsid w:val="00A33E7A"/>
    <w:rsid w:val="00A40E23"/>
    <w:rsid w:val="00A41023"/>
    <w:rsid w:val="00A4207A"/>
    <w:rsid w:val="00A42548"/>
    <w:rsid w:val="00A43962"/>
    <w:rsid w:val="00A43D59"/>
    <w:rsid w:val="00A43E3E"/>
    <w:rsid w:val="00A4676C"/>
    <w:rsid w:val="00A4771D"/>
    <w:rsid w:val="00A50506"/>
    <w:rsid w:val="00A505CE"/>
    <w:rsid w:val="00A51DA6"/>
    <w:rsid w:val="00A5544C"/>
    <w:rsid w:val="00A55A42"/>
    <w:rsid w:val="00A55F78"/>
    <w:rsid w:val="00A55FD3"/>
    <w:rsid w:val="00A56B76"/>
    <w:rsid w:val="00A5703D"/>
    <w:rsid w:val="00A57D5B"/>
    <w:rsid w:val="00A621A1"/>
    <w:rsid w:val="00A63115"/>
    <w:rsid w:val="00A63647"/>
    <w:rsid w:val="00A63FBE"/>
    <w:rsid w:val="00A647BB"/>
    <w:rsid w:val="00A64A92"/>
    <w:rsid w:val="00A64D19"/>
    <w:rsid w:val="00A66D19"/>
    <w:rsid w:val="00A677A0"/>
    <w:rsid w:val="00A717A1"/>
    <w:rsid w:val="00A72201"/>
    <w:rsid w:val="00A73ACA"/>
    <w:rsid w:val="00A73DF6"/>
    <w:rsid w:val="00A74BF6"/>
    <w:rsid w:val="00A7503F"/>
    <w:rsid w:val="00A766A6"/>
    <w:rsid w:val="00A812FF"/>
    <w:rsid w:val="00A81508"/>
    <w:rsid w:val="00A8356A"/>
    <w:rsid w:val="00A837F6"/>
    <w:rsid w:val="00A839D7"/>
    <w:rsid w:val="00A85136"/>
    <w:rsid w:val="00A86135"/>
    <w:rsid w:val="00A87357"/>
    <w:rsid w:val="00A87892"/>
    <w:rsid w:val="00A87A6C"/>
    <w:rsid w:val="00A90129"/>
    <w:rsid w:val="00A90BA3"/>
    <w:rsid w:val="00A94191"/>
    <w:rsid w:val="00A95481"/>
    <w:rsid w:val="00A9681A"/>
    <w:rsid w:val="00A977AE"/>
    <w:rsid w:val="00AA0034"/>
    <w:rsid w:val="00AA0D3E"/>
    <w:rsid w:val="00AA142C"/>
    <w:rsid w:val="00AA236B"/>
    <w:rsid w:val="00AA3520"/>
    <w:rsid w:val="00AA3C95"/>
    <w:rsid w:val="00AA4389"/>
    <w:rsid w:val="00AA4BF1"/>
    <w:rsid w:val="00AA760A"/>
    <w:rsid w:val="00AB025E"/>
    <w:rsid w:val="00AB067E"/>
    <w:rsid w:val="00AB0E05"/>
    <w:rsid w:val="00AB2B8B"/>
    <w:rsid w:val="00AB3245"/>
    <w:rsid w:val="00AB4291"/>
    <w:rsid w:val="00AB4B7D"/>
    <w:rsid w:val="00AB60A6"/>
    <w:rsid w:val="00AB7684"/>
    <w:rsid w:val="00AB7E84"/>
    <w:rsid w:val="00AC0937"/>
    <w:rsid w:val="00AC09EF"/>
    <w:rsid w:val="00AC1982"/>
    <w:rsid w:val="00AC1AF2"/>
    <w:rsid w:val="00AC24F3"/>
    <w:rsid w:val="00AC2CC6"/>
    <w:rsid w:val="00AC4B0A"/>
    <w:rsid w:val="00AC5199"/>
    <w:rsid w:val="00AC61A9"/>
    <w:rsid w:val="00AC622B"/>
    <w:rsid w:val="00AD1C88"/>
    <w:rsid w:val="00AD7A18"/>
    <w:rsid w:val="00AD7E5E"/>
    <w:rsid w:val="00AE05DE"/>
    <w:rsid w:val="00AE0627"/>
    <w:rsid w:val="00AE0903"/>
    <w:rsid w:val="00AE2916"/>
    <w:rsid w:val="00AE2CDB"/>
    <w:rsid w:val="00AE3A4E"/>
    <w:rsid w:val="00AE464D"/>
    <w:rsid w:val="00AE4D13"/>
    <w:rsid w:val="00AE59A5"/>
    <w:rsid w:val="00AE5B71"/>
    <w:rsid w:val="00AF088E"/>
    <w:rsid w:val="00AF0A5D"/>
    <w:rsid w:val="00AF1000"/>
    <w:rsid w:val="00AF1BC5"/>
    <w:rsid w:val="00AF36DD"/>
    <w:rsid w:val="00AF46B0"/>
    <w:rsid w:val="00AF5294"/>
    <w:rsid w:val="00AF7A4E"/>
    <w:rsid w:val="00B01808"/>
    <w:rsid w:val="00B01EB3"/>
    <w:rsid w:val="00B022B3"/>
    <w:rsid w:val="00B02CB5"/>
    <w:rsid w:val="00B051EE"/>
    <w:rsid w:val="00B06F55"/>
    <w:rsid w:val="00B0707E"/>
    <w:rsid w:val="00B10105"/>
    <w:rsid w:val="00B11271"/>
    <w:rsid w:val="00B12660"/>
    <w:rsid w:val="00B1316F"/>
    <w:rsid w:val="00B165E1"/>
    <w:rsid w:val="00B2376B"/>
    <w:rsid w:val="00B26B69"/>
    <w:rsid w:val="00B278B8"/>
    <w:rsid w:val="00B32AC1"/>
    <w:rsid w:val="00B33DE8"/>
    <w:rsid w:val="00B347C9"/>
    <w:rsid w:val="00B36C76"/>
    <w:rsid w:val="00B37A25"/>
    <w:rsid w:val="00B40E43"/>
    <w:rsid w:val="00B41250"/>
    <w:rsid w:val="00B42E71"/>
    <w:rsid w:val="00B43241"/>
    <w:rsid w:val="00B43629"/>
    <w:rsid w:val="00B457E6"/>
    <w:rsid w:val="00B45A83"/>
    <w:rsid w:val="00B472B9"/>
    <w:rsid w:val="00B478C0"/>
    <w:rsid w:val="00B51396"/>
    <w:rsid w:val="00B51718"/>
    <w:rsid w:val="00B52634"/>
    <w:rsid w:val="00B6053F"/>
    <w:rsid w:val="00B6398F"/>
    <w:rsid w:val="00B63BF7"/>
    <w:rsid w:val="00B647EE"/>
    <w:rsid w:val="00B654D3"/>
    <w:rsid w:val="00B66450"/>
    <w:rsid w:val="00B6769D"/>
    <w:rsid w:val="00B7127A"/>
    <w:rsid w:val="00B7190F"/>
    <w:rsid w:val="00B71C14"/>
    <w:rsid w:val="00B73B5C"/>
    <w:rsid w:val="00B75DA1"/>
    <w:rsid w:val="00B76540"/>
    <w:rsid w:val="00B80187"/>
    <w:rsid w:val="00B81BFA"/>
    <w:rsid w:val="00B827F5"/>
    <w:rsid w:val="00B82A9F"/>
    <w:rsid w:val="00B83225"/>
    <w:rsid w:val="00B83834"/>
    <w:rsid w:val="00B84518"/>
    <w:rsid w:val="00B8687A"/>
    <w:rsid w:val="00B879FE"/>
    <w:rsid w:val="00B90395"/>
    <w:rsid w:val="00B903EA"/>
    <w:rsid w:val="00B90A31"/>
    <w:rsid w:val="00B9162D"/>
    <w:rsid w:val="00B959B0"/>
    <w:rsid w:val="00B95B75"/>
    <w:rsid w:val="00B960B6"/>
    <w:rsid w:val="00BA02C3"/>
    <w:rsid w:val="00BA0373"/>
    <w:rsid w:val="00BA06F0"/>
    <w:rsid w:val="00BA1298"/>
    <w:rsid w:val="00BA1374"/>
    <w:rsid w:val="00BA170D"/>
    <w:rsid w:val="00BA1BCC"/>
    <w:rsid w:val="00BA1C41"/>
    <w:rsid w:val="00BA22BB"/>
    <w:rsid w:val="00BA33BD"/>
    <w:rsid w:val="00BA448F"/>
    <w:rsid w:val="00BA4D1B"/>
    <w:rsid w:val="00BA5907"/>
    <w:rsid w:val="00BA60A4"/>
    <w:rsid w:val="00BA6522"/>
    <w:rsid w:val="00BA674C"/>
    <w:rsid w:val="00BB03AE"/>
    <w:rsid w:val="00BB0BBE"/>
    <w:rsid w:val="00BB0D8A"/>
    <w:rsid w:val="00BB313F"/>
    <w:rsid w:val="00BB4B31"/>
    <w:rsid w:val="00BB5DDF"/>
    <w:rsid w:val="00BB6F80"/>
    <w:rsid w:val="00BB73E7"/>
    <w:rsid w:val="00BB76D7"/>
    <w:rsid w:val="00BB7C97"/>
    <w:rsid w:val="00BC0E23"/>
    <w:rsid w:val="00BC1155"/>
    <w:rsid w:val="00BC1261"/>
    <w:rsid w:val="00BC1330"/>
    <w:rsid w:val="00BC21B1"/>
    <w:rsid w:val="00BC253D"/>
    <w:rsid w:val="00BC3166"/>
    <w:rsid w:val="00BC3BF9"/>
    <w:rsid w:val="00BC455E"/>
    <w:rsid w:val="00BC468F"/>
    <w:rsid w:val="00BC70EE"/>
    <w:rsid w:val="00BC7972"/>
    <w:rsid w:val="00BC7E97"/>
    <w:rsid w:val="00BD05DB"/>
    <w:rsid w:val="00BD07F8"/>
    <w:rsid w:val="00BD0FDD"/>
    <w:rsid w:val="00BD17CD"/>
    <w:rsid w:val="00BD25F7"/>
    <w:rsid w:val="00BD3200"/>
    <w:rsid w:val="00BD6206"/>
    <w:rsid w:val="00BE0287"/>
    <w:rsid w:val="00BE0BA8"/>
    <w:rsid w:val="00BE0F02"/>
    <w:rsid w:val="00BE29A5"/>
    <w:rsid w:val="00BE3339"/>
    <w:rsid w:val="00BE4636"/>
    <w:rsid w:val="00BF07E4"/>
    <w:rsid w:val="00BF1E3A"/>
    <w:rsid w:val="00BF2DDE"/>
    <w:rsid w:val="00BF2E1E"/>
    <w:rsid w:val="00BF38DD"/>
    <w:rsid w:val="00BF3BE8"/>
    <w:rsid w:val="00BF3D2D"/>
    <w:rsid w:val="00BF5BA0"/>
    <w:rsid w:val="00BF67AF"/>
    <w:rsid w:val="00C00FC3"/>
    <w:rsid w:val="00C024A7"/>
    <w:rsid w:val="00C05721"/>
    <w:rsid w:val="00C10140"/>
    <w:rsid w:val="00C10CB3"/>
    <w:rsid w:val="00C1161A"/>
    <w:rsid w:val="00C11D38"/>
    <w:rsid w:val="00C12232"/>
    <w:rsid w:val="00C13D28"/>
    <w:rsid w:val="00C169FD"/>
    <w:rsid w:val="00C16DE7"/>
    <w:rsid w:val="00C17382"/>
    <w:rsid w:val="00C17D5D"/>
    <w:rsid w:val="00C209AB"/>
    <w:rsid w:val="00C21187"/>
    <w:rsid w:val="00C217BF"/>
    <w:rsid w:val="00C21B1C"/>
    <w:rsid w:val="00C22E1E"/>
    <w:rsid w:val="00C2352C"/>
    <w:rsid w:val="00C239AB"/>
    <w:rsid w:val="00C23C68"/>
    <w:rsid w:val="00C23CF3"/>
    <w:rsid w:val="00C24486"/>
    <w:rsid w:val="00C245F2"/>
    <w:rsid w:val="00C250DA"/>
    <w:rsid w:val="00C2765B"/>
    <w:rsid w:val="00C276A3"/>
    <w:rsid w:val="00C31AF1"/>
    <w:rsid w:val="00C32CB1"/>
    <w:rsid w:val="00C34086"/>
    <w:rsid w:val="00C354C8"/>
    <w:rsid w:val="00C362FB"/>
    <w:rsid w:val="00C37272"/>
    <w:rsid w:val="00C40D56"/>
    <w:rsid w:val="00C42134"/>
    <w:rsid w:val="00C43F32"/>
    <w:rsid w:val="00C44292"/>
    <w:rsid w:val="00C44423"/>
    <w:rsid w:val="00C45F0B"/>
    <w:rsid w:val="00C4651B"/>
    <w:rsid w:val="00C5133F"/>
    <w:rsid w:val="00C51FFF"/>
    <w:rsid w:val="00C52217"/>
    <w:rsid w:val="00C52618"/>
    <w:rsid w:val="00C550DA"/>
    <w:rsid w:val="00C55ADB"/>
    <w:rsid w:val="00C56D17"/>
    <w:rsid w:val="00C56F45"/>
    <w:rsid w:val="00C578B6"/>
    <w:rsid w:val="00C57D97"/>
    <w:rsid w:val="00C602E0"/>
    <w:rsid w:val="00C60DB7"/>
    <w:rsid w:val="00C61937"/>
    <w:rsid w:val="00C61CCA"/>
    <w:rsid w:val="00C67DC6"/>
    <w:rsid w:val="00C7328D"/>
    <w:rsid w:val="00C74535"/>
    <w:rsid w:val="00C76201"/>
    <w:rsid w:val="00C77C47"/>
    <w:rsid w:val="00C826A7"/>
    <w:rsid w:val="00C83882"/>
    <w:rsid w:val="00C83DF7"/>
    <w:rsid w:val="00C83FB5"/>
    <w:rsid w:val="00C83FF0"/>
    <w:rsid w:val="00C8564A"/>
    <w:rsid w:val="00C8612A"/>
    <w:rsid w:val="00C86463"/>
    <w:rsid w:val="00C87A8E"/>
    <w:rsid w:val="00C87D24"/>
    <w:rsid w:val="00C91CFF"/>
    <w:rsid w:val="00C921E5"/>
    <w:rsid w:val="00C92382"/>
    <w:rsid w:val="00C92390"/>
    <w:rsid w:val="00C924C0"/>
    <w:rsid w:val="00C931E2"/>
    <w:rsid w:val="00C937D6"/>
    <w:rsid w:val="00C93C30"/>
    <w:rsid w:val="00C93FB8"/>
    <w:rsid w:val="00C9498A"/>
    <w:rsid w:val="00C9549E"/>
    <w:rsid w:val="00C95610"/>
    <w:rsid w:val="00C95D1E"/>
    <w:rsid w:val="00C9730E"/>
    <w:rsid w:val="00CA0FD0"/>
    <w:rsid w:val="00CA1E76"/>
    <w:rsid w:val="00CA2939"/>
    <w:rsid w:val="00CA3340"/>
    <w:rsid w:val="00CA61DD"/>
    <w:rsid w:val="00CA63B4"/>
    <w:rsid w:val="00CA6ACA"/>
    <w:rsid w:val="00CA78C1"/>
    <w:rsid w:val="00CA7AAF"/>
    <w:rsid w:val="00CB03E1"/>
    <w:rsid w:val="00CB1A8C"/>
    <w:rsid w:val="00CB335C"/>
    <w:rsid w:val="00CB3441"/>
    <w:rsid w:val="00CB4729"/>
    <w:rsid w:val="00CB66AD"/>
    <w:rsid w:val="00CB674F"/>
    <w:rsid w:val="00CB709A"/>
    <w:rsid w:val="00CC04C4"/>
    <w:rsid w:val="00CC1044"/>
    <w:rsid w:val="00CC1A34"/>
    <w:rsid w:val="00CC2314"/>
    <w:rsid w:val="00CC2967"/>
    <w:rsid w:val="00CC34AC"/>
    <w:rsid w:val="00CC4AB4"/>
    <w:rsid w:val="00CC5211"/>
    <w:rsid w:val="00CC5BBF"/>
    <w:rsid w:val="00CC5F22"/>
    <w:rsid w:val="00CC64FD"/>
    <w:rsid w:val="00CD0D25"/>
    <w:rsid w:val="00CD1483"/>
    <w:rsid w:val="00CD2755"/>
    <w:rsid w:val="00CD397D"/>
    <w:rsid w:val="00CD4F4E"/>
    <w:rsid w:val="00CD527D"/>
    <w:rsid w:val="00CD5F0E"/>
    <w:rsid w:val="00CD6FD5"/>
    <w:rsid w:val="00CE00E1"/>
    <w:rsid w:val="00CE045E"/>
    <w:rsid w:val="00CE1D94"/>
    <w:rsid w:val="00CE3706"/>
    <w:rsid w:val="00CE492C"/>
    <w:rsid w:val="00CE53DA"/>
    <w:rsid w:val="00CE5558"/>
    <w:rsid w:val="00CE640F"/>
    <w:rsid w:val="00CF0282"/>
    <w:rsid w:val="00CF02D3"/>
    <w:rsid w:val="00CF1378"/>
    <w:rsid w:val="00CF1824"/>
    <w:rsid w:val="00CF3419"/>
    <w:rsid w:val="00CF35BA"/>
    <w:rsid w:val="00CF4988"/>
    <w:rsid w:val="00CF4F51"/>
    <w:rsid w:val="00CF75F6"/>
    <w:rsid w:val="00D00412"/>
    <w:rsid w:val="00D00A94"/>
    <w:rsid w:val="00D0280E"/>
    <w:rsid w:val="00D0308F"/>
    <w:rsid w:val="00D048FC"/>
    <w:rsid w:val="00D04FBA"/>
    <w:rsid w:val="00D06658"/>
    <w:rsid w:val="00D069C8"/>
    <w:rsid w:val="00D12B4C"/>
    <w:rsid w:val="00D13487"/>
    <w:rsid w:val="00D13F73"/>
    <w:rsid w:val="00D14ABE"/>
    <w:rsid w:val="00D14B7F"/>
    <w:rsid w:val="00D15A4C"/>
    <w:rsid w:val="00D17C62"/>
    <w:rsid w:val="00D213E2"/>
    <w:rsid w:val="00D2153A"/>
    <w:rsid w:val="00D22C78"/>
    <w:rsid w:val="00D23E69"/>
    <w:rsid w:val="00D24AAE"/>
    <w:rsid w:val="00D265CB"/>
    <w:rsid w:val="00D26B37"/>
    <w:rsid w:val="00D27612"/>
    <w:rsid w:val="00D27819"/>
    <w:rsid w:val="00D31953"/>
    <w:rsid w:val="00D32019"/>
    <w:rsid w:val="00D320C7"/>
    <w:rsid w:val="00D349BB"/>
    <w:rsid w:val="00D35172"/>
    <w:rsid w:val="00D3572E"/>
    <w:rsid w:val="00D363B5"/>
    <w:rsid w:val="00D37CDD"/>
    <w:rsid w:val="00D40127"/>
    <w:rsid w:val="00D40D2F"/>
    <w:rsid w:val="00D41A3B"/>
    <w:rsid w:val="00D42498"/>
    <w:rsid w:val="00D448DF"/>
    <w:rsid w:val="00D4661A"/>
    <w:rsid w:val="00D47719"/>
    <w:rsid w:val="00D47F8C"/>
    <w:rsid w:val="00D52CDC"/>
    <w:rsid w:val="00D54F7E"/>
    <w:rsid w:val="00D558AD"/>
    <w:rsid w:val="00D57436"/>
    <w:rsid w:val="00D57873"/>
    <w:rsid w:val="00D60A8C"/>
    <w:rsid w:val="00D61E4A"/>
    <w:rsid w:val="00D63661"/>
    <w:rsid w:val="00D642A9"/>
    <w:rsid w:val="00D6495C"/>
    <w:rsid w:val="00D6563C"/>
    <w:rsid w:val="00D65708"/>
    <w:rsid w:val="00D66C8C"/>
    <w:rsid w:val="00D7073C"/>
    <w:rsid w:val="00D718E9"/>
    <w:rsid w:val="00D72326"/>
    <w:rsid w:val="00D73097"/>
    <w:rsid w:val="00D7359A"/>
    <w:rsid w:val="00D7571F"/>
    <w:rsid w:val="00D76025"/>
    <w:rsid w:val="00D7668C"/>
    <w:rsid w:val="00D769A2"/>
    <w:rsid w:val="00D77F14"/>
    <w:rsid w:val="00D8002E"/>
    <w:rsid w:val="00D82342"/>
    <w:rsid w:val="00D832A0"/>
    <w:rsid w:val="00D8360F"/>
    <w:rsid w:val="00D8367D"/>
    <w:rsid w:val="00D83B0F"/>
    <w:rsid w:val="00D83FE0"/>
    <w:rsid w:val="00D842DE"/>
    <w:rsid w:val="00D85CF6"/>
    <w:rsid w:val="00D869AD"/>
    <w:rsid w:val="00D86BE3"/>
    <w:rsid w:val="00D870DF"/>
    <w:rsid w:val="00D90574"/>
    <w:rsid w:val="00D91B89"/>
    <w:rsid w:val="00D92F34"/>
    <w:rsid w:val="00D94470"/>
    <w:rsid w:val="00D959F4"/>
    <w:rsid w:val="00DA2C2C"/>
    <w:rsid w:val="00DA3846"/>
    <w:rsid w:val="00DA3936"/>
    <w:rsid w:val="00DA3C31"/>
    <w:rsid w:val="00DA5E01"/>
    <w:rsid w:val="00DA6B80"/>
    <w:rsid w:val="00DA6FF8"/>
    <w:rsid w:val="00DA717C"/>
    <w:rsid w:val="00DA75CB"/>
    <w:rsid w:val="00DA7F1C"/>
    <w:rsid w:val="00DB2312"/>
    <w:rsid w:val="00DB29FB"/>
    <w:rsid w:val="00DB323D"/>
    <w:rsid w:val="00DC059B"/>
    <w:rsid w:val="00DC1773"/>
    <w:rsid w:val="00DC21EA"/>
    <w:rsid w:val="00DC3598"/>
    <w:rsid w:val="00DC3A14"/>
    <w:rsid w:val="00DC40DE"/>
    <w:rsid w:val="00DC7238"/>
    <w:rsid w:val="00DD08BD"/>
    <w:rsid w:val="00DD0B3B"/>
    <w:rsid w:val="00DD39B5"/>
    <w:rsid w:val="00DD44EA"/>
    <w:rsid w:val="00DD481C"/>
    <w:rsid w:val="00DD6C5B"/>
    <w:rsid w:val="00DE07D5"/>
    <w:rsid w:val="00DE3819"/>
    <w:rsid w:val="00DE3CEA"/>
    <w:rsid w:val="00DE3E7A"/>
    <w:rsid w:val="00DE754D"/>
    <w:rsid w:val="00DF04F3"/>
    <w:rsid w:val="00DF23C0"/>
    <w:rsid w:val="00DF27BA"/>
    <w:rsid w:val="00DF2DFC"/>
    <w:rsid w:val="00DF463E"/>
    <w:rsid w:val="00DF7DDF"/>
    <w:rsid w:val="00E0123F"/>
    <w:rsid w:val="00E027A9"/>
    <w:rsid w:val="00E0291A"/>
    <w:rsid w:val="00E03387"/>
    <w:rsid w:val="00E03A60"/>
    <w:rsid w:val="00E03D37"/>
    <w:rsid w:val="00E0460E"/>
    <w:rsid w:val="00E06BD9"/>
    <w:rsid w:val="00E07341"/>
    <w:rsid w:val="00E07AB9"/>
    <w:rsid w:val="00E103C3"/>
    <w:rsid w:val="00E111FD"/>
    <w:rsid w:val="00E1122E"/>
    <w:rsid w:val="00E11458"/>
    <w:rsid w:val="00E1223B"/>
    <w:rsid w:val="00E137F8"/>
    <w:rsid w:val="00E14F3C"/>
    <w:rsid w:val="00E15293"/>
    <w:rsid w:val="00E15578"/>
    <w:rsid w:val="00E159A4"/>
    <w:rsid w:val="00E16EB0"/>
    <w:rsid w:val="00E17376"/>
    <w:rsid w:val="00E17D95"/>
    <w:rsid w:val="00E20C08"/>
    <w:rsid w:val="00E20C61"/>
    <w:rsid w:val="00E214A2"/>
    <w:rsid w:val="00E22C34"/>
    <w:rsid w:val="00E2520E"/>
    <w:rsid w:val="00E25F91"/>
    <w:rsid w:val="00E26751"/>
    <w:rsid w:val="00E338E1"/>
    <w:rsid w:val="00E4338F"/>
    <w:rsid w:val="00E437FB"/>
    <w:rsid w:val="00E44192"/>
    <w:rsid w:val="00E46A2B"/>
    <w:rsid w:val="00E46BB3"/>
    <w:rsid w:val="00E50D9C"/>
    <w:rsid w:val="00E51115"/>
    <w:rsid w:val="00E51D21"/>
    <w:rsid w:val="00E53675"/>
    <w:rsid w:val="00E53EBA"/>
    <w:rsid w:val="00E57C85"/>
    <w:rsid w:val="00E6081B"/>
    <w:rsid w:val="00E61C4E"/>
    <w:rsid w:val="00E61F3C"/>
    <w:rsid w:val="00E62119"/>
    <w:rsid w:val="00E62C21"/>
    <w:rsid w:val="00E64D03"/>
    <w:rsid w:val="00E65041"/>
    <w:rsid w:val="00E667DD"/>
    <w:rsid w:val="00E67449"/>
    <w:rsid w:val="00E7085B"/>
    <w:rsid w:val="00E72ADA"/>
    <w:rsid w:val="00E72BD2"/>
    <w:rsid w:val="00E72E73"/>
    <w:rsid w:val="00E749B9"/>
    <w:rsid w:val="00E74B2A"/>
    <w:rsid w:val="00E74FD4"/>
    <w:rsid w:val="00E76916"/>
    <w:rsid w:val="00E76CCD"/>
    <w:rsid w:val="00E77104"/>
    <w:rsid w:val="00E81DF8"/>
    <w:rsid w:val="00E820B4"/>
    <w:rsid w:val="00E821F6"/>
    <w:rsid w:val="00E82A64"/>
    <w:rsid w:val="00E85657"/>
    <w:rsid w:val="00E90256"/>
    <w:rsid w:val="00E90294"/>
    <w:rsid w:val="00E91813"/>
    <w:rsid w:val="00E9216F"/>
    <w:rsid w:val="00E95F75"/>
    <w:rsid w:val="00E97482"/>
    <w:rsid w:val="00E97BA1"/>
    <w:rsid w:val="00E97C71"/>
    <w:rsid w:val="00EA336A"/>
    <w:rsid w:val="00EA4668"/>
    <w:rsid w:val="00EA6C2B"/>
    <w:rsid w:val="00EB199A"/>
    <w:rsid w:val="00EB202E"/>
    <w:rsid w:val="00EB2A54"/>
    <w:rsid w:val="00EB5400"/>
    <w:rsid w:val="00EB5CC1"/>
    <w:rsid w:val="00EB61EA"/>
    <w:rsid w:val="00EB788A"/>
    <w:rsid w:val="00EB7D7F"/>
    <w:rsid w:val="00EC02D3"/>
    <w:rsid w:val="00EC2178"/>
    <w:rsid w:val="00EC2A98"/>
    <w:rsid w:val="00EC3294"/>
    <w:rsid w:val="00EC3A61"/>
    <w:rsid w:val="00EC4983"/>
    <w:rsid w:val="00EC4BF1"/>
    <w:rsid w:val="00EC6C6D"/>
    <w:rsid w:val="00EC76CA"/>
    <w:rsid w:val="00EC7F63"/>
    <w:rsid w:val="00EC7FEF"/>
    <w:rsid w:val="00ED149D"/>
    <w:rsid w:val="00ED3489"/>
    <w:rsid w:val="00ED3F1D"/>
    <w:rsid w:val="00ED46B0"/>
    <w:rsid w:val="00ED5E4E"/>
    <w:rsid w:val="00ED7119"/>
    <w:rsid w:val="00ED725E"/>
    <w:rsid w:val="00EE017E"/>
    <w:rsid w:val="00EE18EA"/>
    <w:rsid w:val="00EE2F09"/>
    <w:rsid w:val="00EE3B2F"/>
    <w:rsid w:val="00EE6DFB"/>
    <w:rsid w:val="00EE6E0E"/>
    <w:rsid w:val="00EE76F1"/>
    <w:rsid w:val="00EE7C37"/>
    <w:rsid w:val="00EF0A0B"/>
    <w:rsid w:val="00EF0C75"/>
    <w:rsid w:val="00EF11A5"/>
    <w:rsid w:val="00EF1BA3"/>
    <w:rsid w:val="00EF35A1"/>
    <w:rsid w:val="00EF3F73"/>
    <w:rsid w:val="00EF53D3"/>
    <w:rsid w:val="00EF55C8"/>
    <w:rsid w:val="00EF5FF7"/>
    <w:rsid w:val="00EF65AC"/>
    <w:rsid w:val="00EF68FC"/>
    <w:rsid w:val="00EF77D0"/>
    <w:rsid w:val="00EF7ABA"/>
    <w:rsid w:val="00EF7DCD"/>
    <w:rsid w:val="00F00134"/>
    <w:rsid w:val="00F0027B"/>
    <w:rsid w:val="00F002AB"/>
    <w:rsid w:val="00F009E8"/>
    <w:rsid w:val="00F01A23"/>
    <w:rsid w:val="00F03F00"/>
    <w:rsid w:val="00F03FBC"/>
    <w:rsid w:val="00F03FC6"/>
    <w:rsid w:val="00F0677D"/>
    <w:rsid w:val="00F10FA2"/>
    <w:rsid w:val="00F11B37"/>
    <w:rsid w:val="00F123D0"/>
    <w:rsid w:val="00F13BEE"/>
    <w:rsid w:val="00F14793"/>
    <w:rsid w:val="00F15335"/>
    <w:rsid w:val="00F15801"/>
    <w:rsid w:val="00F158AC"/>
    <w:rsid w:val="00F16492"/>
    <w:rsid w:val="00F17843"/>
    <w:rsid w:val="00F2139A"/>
    <w:rsid w:val="00F2567A"/>
    <w:rsid w:val="00F261B0"/>
    <w:rsid w:val="00F2665C"/>
    <w:rsid w:val="00F26AB7"/>
    <w:rsid w:val="00F30F86"/>
    <w:rsid w:val="00F32077"/>
    <w:rsid w:val="00F3271E"/>
    <w:rsid w:val="00F34315"/>
    <w:rsid w:val="00F34AC6"/>
    <w:rsid w:val="00F351B3"/>
    <w:rsid w:val="00F355B0"/>
    <w:rsid w:val="00F37CA5"/>
    <w:rsid w:val="00F403C2"/>
    <w:rsid w:val="00F40834"/>
    <w:rsid w:val="00F4162F"/>
    <w:rsid w:val="00F41F9E"/>
    <w:rsid w:val="00F42F94"/>
    <w:rsid w:val="00F4336E"/>
    <w:rsid w:val="00F46F19"/>
    <w:rsid w:val="00F47D78"/>
    <w:rsid w:val="00F50ED3"/>
    <w:rsid w:val="00F53CDD"/>
    <w:rsid w:val="00F54AB8"/>
    <w:rsid w:val="00F54AF8"/>
    <w:rsid w:val="00F57EAA"/>
    <w:rsid w:val="00F63260"/>
    <w:rsid w:val="00F64577"/>
    <w:rsid w:val="00F64BB5"/>
    <w:rsid w:val="00F66908"/>
    <w:rsid w:val="00F70122"/>
    <w:rsid w:val="00F702CA"/>
    <w:rsid w:val="00F70378"/>
    <w:rsid w:val="00F71306"/>
    <w:rsid w:val="00F7252B"/>
    <w:rsid w:val="00F72A82"/>
    <w:rsid w:val="00F744FC"/>
    <w:rsid w:val="00F74F4F"/>
    <w:rsid w:val="00F770E9"/>
    <w:rsid w:val="00F818C1"/>
    <w:rsid w:val="00F81B19"/>
    <w:rsid w:val="00F81BF7"/>
    <w:rsid w:val="00F81D13"/>
    <w:rsid w:val="00F82291"/>
    <w:rsid w:val="00F83100"/>
    <w:rsid w:val="00F85727"/>
    <w:rsid w:val="00F86FBC"/>
    <w:rsid w:val="00F87481"/>
    <w:rsid w:val="00F8776C"/>
    <w:rsid w:val="00F930D1"/>
    <w:rsid w:val="00F93188"/>
    <w:rsid w:val="00F9410E"/>
    <w:rsid w:val="00F94D47"/>
    <w:rsid w:val="00F96160"/>
    <w:rsid w:val="00F975E3"/>
    <w:rsid w:val="00F97647"/>
    <w:rsid w:val="00FA04A2"/>
    <w:rsid w:val="00FA06DC"/>
    <w:rsid w:val="00FA1E0D"/>
    <w:rsid w:val="00FA2F64"/>
    <w:rsid w:val="00FA464A"/>
    <w:rsid w:val="00FA48AB"/>
    <w:rsid w:val="00FA581E"/>
    <w:rsid w:val="00FA669F"/>
    <w:rsid w:val="00FA688C"/>
    <w:rsid w:val="00FB0A86"/>
    <w:rsid w:val="00FB1108"/>
    <w:rsid w:val="00FB1F72"/>
    <w:rsid w:val="00FB2548"/>
    <w:rsid w:val="00FB5A35"/>
    <w:rsid w:val="00FB6E5A"/>
    <w:rsid w:val="00FB7DBC"/>
    <w:rsid w:val="00FC2283"/>
    <w:rsid w:val="00FC2295"/>
    <w:rsid w:val="00FC26E7"/>
    <w:rsid w:val="00FC3EED"/>
    <w:rsid w:val="00FC4C28"/>
    <w:rsid w:val="00FC4E4D"/>
    <w:rsid w:val="00FC7C6C"/>
    <w:rsid w:val="00FD1694"/>
    <w:rsid w:val="00FD27D0"/>
    <w:rsid w:val="00FD2EA0"/>
    <w:rsid w:val="00FD4591"/>
    <w:rsid w:val="00FD5B80"/>
    <w:rsid w:val="00FD5C2B"/>
    <w:rsid w:val="00FD5C62"/>
    <w:rsid w:val="00FE08B2"/>
    <w:rsid w:val="00FE2126"/>
    <w:rsid w:val="00FE2AB4"/>
    <w:rsid w:val="00FE3A53"/>
    <w:rsid w:val="00FE3C3C"/>
    <w:rsid w:val="00FE663A"/>
    <w:rsid w:val="00FE67FC"/>
    <w:rsid w:val="00FE7CEE"/>
    <w:rsid w:val="00FF0489"/>
    <w:rsid w:val="00FF0964"/>
    <w:rsid w:val="00FF1101"/>
    <w:rsid w:val="00FF1448"/>
    <w:rsid w:val="00FF1CB1"/>
    <w:rsid w:val="00FF29A0"/>
    <w:rsid w:val="00FF35B7"/>
    <w:rsid w:val="00FF4105"/>
    <w:rsid w:val="00FF4198"/>
    <w:rsid w:val="00FF5427"/>
    <w:rsid w:val="00FF5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martTagType w:namespaceuri="urn:schemas-microsoft-com:office:smarttags" w:name="State"/>
  <w:smartTagType w:namespaceuri="urn:schemas-microsoft-com:office:smarttags" w:name="City"/>
  <w:shapeDefaults>
    <o:shapedefaults v:ext="edit" spidmax="3074"/>
    <o:shapelayout v:ext="edit">
      <o:idmap v:ext="edit" data="1"/>
    </o:shapelayout>
  </w:shapeDefaults>
  <w:decimalSymbol w:val="."/>
  <w:listSeparator w:val=","/>
  <w15:chartTrackingRefBased/>
  <w15:docId w15:val="{C883E111-7678-4ABB-B1E9-1AB1A66ED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rsid w:val="00811C0B"/>
    <w:pPr>
      <w:keepNext/>
      <w:keepLines/>
      <w:spacing w:before="100" w:after="100"/>
      <w:outlineLvl w:val="1"/>
    </w:pPr>
    <w:rPr>
      <w:rFonts w:ascii="Arial" w:eastAsia="黑体" w:hAnsi="Arial"/>
      <w:b/>
      <w:sz w:val="32"/>
    </w:rPr>
  </w:style>
  <w:style w:type="paragraph" w:styleId="3">
    <w:name w:val="heading 3"/>
    <w:basedOn w:val="a"/>
    <w:next w:val="a"/>
    <w:link w:val="3Char"/>
    <w:qFormat/>
    <w:rsid w:val="005C4925"/>
    <w:pPr>
      <w:keepNext/>
      <w:keepLines/>
      <w:spacing w:before="100" w:after="100" w:line="413" w:lineRule="auto"/>
      <w:outlineLvl w:val="2"/>
    </w:pPr>
    <w:rPr>
      <w:b/>
      <w:sz w:val="24"/>
    </w:rPr>
  </w:style>
  <w:style w:type="character" w:default="1" w:styleId="a0">
    <w:name w:val="Default Paragraph Font"/>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Document Map"/>
    <w:basedOn w:val="a"/>
    <w:semiHidden/>
    <w:rsid w:val="001F74FC"/>
    <w:pPr>
      <w:shd w:val="clear" w:color="auto" w:fill="000080"/>
    </w:pPr>
  </w:style>
  <w:style w:type="table" w:styleId="a6">
    <w:name w:val="Table Grid"/>
    <w:basedOn w:val="a1"/>
    <w:rsid w:val="001205F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8C3F28"/>
  </w:style>
  <w:style w:type="character" w:customStyle="1" w:styleId="unicode">
    <w:name w:val="unicode"/>
    <w:basedOn w:val="a0"/>
    <w:rsid w:val="00A647BB"/>
  </w:style>
  <w:style w:type="character" w:styleId="a7">
    <w:name w:val="annotation reference"/>
    <w:basedOn w:val="a0"/>
    <w:rsid w:val="003D0075"/>
    <w:rPr>
      <w:sz w:val="21"/>
      <w:szCs w:val="21"/>
    </w:rPr>
  </w:style>
  <w:style w:type="paragraph" w:styleId="a8">
    <w:name w:val="annotation text"/>
    <w:basedOn w:val="a"/>
    <w:link w:val="Char"/>
    <w:rsid w:val="003D0075"/>
    <w:pPr>
      <w:jc w:val="left"/>
    </w:pPr>
  </w:style>
  <w:style w:type="character" w:customStyle="1" w:styleId="Char">
    <w:name w:val="批注文字 Char"/>
    <w:basedOn w:val="a0"/>
    <w:link w:val="a8"/>
    <w:rsid w:val="003D0075"/>
    <w:rPr>
      <w:kern w:val="2"/>
      <w:sz w:val="21"/>
    </w:rPr>
  </w:style>
  <w:style w:type="paragraph" w:styleId="a9">
    <w:name w:val="annotation subject"/>
    <w:basedOn w:val="a8"/>
    <w:next w:val="a8"/>
    <w:link w:val="Char0"/>
    <w:rsid w:val="003D0075"/>
    <w:rPr>
      <w:b/>
      <w:bCs/>
    </w:rPr>
  </w:style>
  <w:style w:type="character" w:customStyle="1" w:styleId="Char0">
    <w:name w:val="批注主题 Char"/>
    <w:basedOn w:val="Char"/>
    <w:link w:val="a9"/>
    <w:rsid w:val="003D0075"/>
    <w:rPr>
      <w:b/>
      <w:bCs/>
      <w:kern w:val="2"/>
      <w:sz w:val="21"/>
    </w:rPr>
  </w:style>
  <w:style w:type="paragraph" w:styleId="aa">
    <w:name w:val="Balloon Text"/>
    <w:basedOn w:val="a"/>
    <w:link w:val="Char1"/>
    <w:rsid w:val="003D0075"/>
    <w:rPr>
      <w:sz w:val="18"/>
      <w:szCs w:val="18"/>
    </w:rPr>
  </w:style>
  <w:style w:type="character" w:customStyle="1" w:styleId="Char1">
    <w:name w:val="批注框文本 Char"/>
    <w:basedOn w:val="a0"/>
    <w:link w:val="aa"/>
    <w:rsid w:val="003D0075"/>
    <w:rPr>
      <w:kern w:val="2"/>
      <w:sz w:val="18"/>
      <w:szCs w:val="18"/>
    </w:rPr>
  </w:style>
  <w:style w:type="character" w:customStyle="1" w:styleId="apple-converted-space">
    <w:name w:val="apple-converted-space"/>
    <w:basedOn w:val="a0"/>
    <w:rsid w:val="004D113E"/>
  </w:style>
  <w:style w:type="character" w:styleId="ab">
    <w:name w:val="Hyperlink"/>
    <w:basedOn w:val="a0"/>
    <w:uiPriority w:val="99"/>
    <w:unhideWhenUsed/>
    <w:rsid w:val="00830F79"/>
    <w:rPr>
      <w:color w:val="0000FF"/>
      <w:u w:val="single"/>
    </w:rPr>
  </w:style>
  <w:style w:type="paragraph" w:styleId="ac">
    <w:name w:val="Normal (Web)"/>
    <w:basedOn w:val="a"/>
    <w:uiPriority w:val="99"/>
    <w:unhideWhenUsed/>
    <w:rsid w:val="00A41023"/>
    <w:pPr>
      <w:widowControl/>
      <w:spacing w:before="100" w:beforeAutospacing="1" w:after="100" w:afterAutospacing="1"/>
      <w:jc w:val="left"/>
    </w:pPr>
    <w:rPr>
      <w:rFonts w:ascii="宋体" w:hAnsi="宋体" w:cs="宋体"/>
      <w:kern w:val="0"/>
      <w:sz w:val="24"/>
      <w:szCs w:val="24"/>
    </w:rPr>
  </w:style>
  <w:style w:type="character" w:customStyle="1" w:styleId="3Char">
    <w:name w:val="标题 3 Char"/>
    <w:basedOn w:val="a0"/>
    <w:link w:val="3"/>
    <w:locked/>
    <w:rsid w:val="00971C8D"/>
    <w:rPr>
      <w:b/>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013656">
      <w:bodyDiv w:val="1"/>
      <w:marLeft w:val="0"/>
      <w:marRight w:val="0"/>
      <w:marTop w:val="0"/>
      <w:marBottom w:val="0"/>
      <w:divBdr>
        <w:top w:val="none" w:sz="0" w:space="0" w:color="auto"/>
        <w:left w:val="none" w:sz="0" w:space="0" w:color="auto"/>
        <w:bottom w:val="none" w:sz="0" w:space="0" w:color="auto"/>
        <w:right w:val="none" w:sz="0" w:space="0" w:color="auto"/>
      </w:divBdr>
      <w:divsChild>
        <w:div w:id="495583257">
          <w:marLeft w:val="0"/>
          <w:marRight w:val="0"/>
          <w:marTop w:val="0"/>
          <w:marBottom w:val="0"/>
          <w:divBdr>
            <w:top w:val="none" w:sz="0" w:space="0" w:color="auto"/>
            <w:left w:val="none" w:sz="0" w:space="0" w:color="auto"/>
            <w:bottom w:val="none" w:sz="0" w:space="0" w:color="auto"/>
            <w:right w:val="none" w:sz="0" w:space="0" w:color="auto"/>
          </w:divBdr>
        </w:div>
      </w:divsChild>
    </w:div>
    <w:div w:id="1606227965">
      <w:bodyDiv w:val="1"/>
      <w:marLeft w:val="0"/>
      <w:marRight w:val="0"/>
      <w:marTop w:val="0"/>
      <w:marBottom w:val="0"/>
      <w:divBdr>
        <w:top w:val="none" w:sz="0" w:space="0" w:color="auto"/>
        <w:left w:val="none" w:sz="0" w:space="0" w:color="auto"/>
        <w:bottom w:val="none" w:sz="0" w:space="0" w:color="auto"/>
        <w:right w:val="none" w:sz="0" w:space="0" w:color="auto"/>
      </w:divBdr>
      <w:divsChild>
        <w:div w:id="1876385708">
          <w:marLeft w:val="0"/>
          <w:marRight w:val="0"/>
          <w:marTop w:val="100"/>
          <w:marBottom w:val="100"/>
          <w:divBdr>
            <w:top w:val="none" w:sz="0" w:space="0" w:color="auto"/>
            <w:left w:val="single" w:sz="4" w:space="0" w:color="333333"/>
            <w:bottom w:val="single" w:sz="4" w:space="0" w:color="333333"/>
            <w:right w:val="single" w:sz="4" w:space="0" w:color="333333"/>
          </w:divBdr>
          <w:divsChild>
            <w:div w:id="1758550175">
              <w:marLeft w:val="0"/>
              <w:marRight w:val="0"/>
              <w:marTop w:val="0"/>
              <w:marBottom w:val="0"/>
              <w:divBdr>
                <w:top w:val="none" w:sz="0" w:space="0" w:color="auto"/>
                <w:left w:val="none" w:sz="0" w:space="0" w:color="auto"/>
                <w:bottom w:val="none" w:sz="0" w:space="0" w:color="auto"/>
                <w:right w:val="none" w:sz="0" w:space="0" w:color="auto"/>
              </w:divBdr>
              <w:divsChild>
                <w:div w:id="123431953">
                  <w:marLeft w:val="0"/>
                  <w:marRight w:val="0"/>
                  <w:marTop w:val="0"/>
                  <w:marBottom w:val="0"/>
                  <w:divBdr>
                    <w:top w:val="none" w:sz="0" w:space="0" w:color="auto"/>
                    <w:left w:val="none" w:sz="0" w:space="0" w:color="auto"/>
                    <w:bottom w:val="none" w:sz="0" w:space="0" w:color="auto"/>
                    <w:right w:val="none" w:sz="0" w:space="0" w:color="auto"/>
                  </w:divBdr>
                  <w:divsChild>
                    <w:div w:id="35543982">
                      <w:marLeft w:val="0"/>
                      <w:marRight w:val="0"/>
                      <w:marTop w:val="0"/>
                      <w:marBottom w:val="188"/>
                      <w:divBdr>
                        <w:top w:val="none" w:sz="0" w:space="0" w:color="auto"/>
                        <w:left w:val="none" w:sz="0" w:space="0" w:color="auto"/>
                        <w:bottom w:val="none" w:sz="0" w:space="0" w:color="auto"/>
                        <w:right w:val="none" w:sz="0" w:space="0" w:color="auto"/>
                      </w:divBdr>
                      <w:divsChild>
                        <w:div w:id="1408840124">
                          <w:marLeft w:val="0"/>
                          <w:marRight w:val="0"/>
                          <w:marTop w:val="0"/>
                          <w:marBottom w:val="0"/>
                          <w:divBdr>
                            <w:top w:val="none" w:sz="0" w:space="0" w:color="auto"/>
                            <w:left w:val="none" w:sz="0" w:space="0" w:color="auto"/>
                            <w:bottom w:val="none" w:sz="0" w:space="0" w:color="auto"/>
                            <w:right w:val="none" w:sz="0" w:space="0" w:color="auto"/>
                          </w:divBdr>
                        </w:div>
                      </w:divsChild>
                    </w:div>
                    <w:div w:id="1474638895">
                      <w:marLeft w:val="0"/>
                      <w:marRight w:val="0"/>
                      <w:marTop w:val="0"/>
                      <w:marBottom w:val="188"/>
                      <w:divBdr>
                        <w:top w:val="none" w:sz="0" w:space="0" w:color="auto"/>
                        <w:left w:val="none" w:sz="0" w:space="0" w:color="auto"/>
                        <w:bottom w:val="none" w:sz="0" w:space="0" w:color="auto"/>
                        <w:right w:val="none" w:sz="0" w:space="0" w:color="auto"/>
                      </w:divBdr>
                      <w:divsChild>
                        <w:div w:id="7890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523392">
      <w:bodyDiv w:val="1"/>
      <w:marLeft w:val="0"/>
      <w:marRight w:val="0"/>
      <w:marTop w:val="0"/>
      <w:marBottom w:val="0"/>
      <w:divBdr>
        <w:top w:val="none" w:sz="0" w:space="0" w:color="auto"/>
        <w:left w:val="none" w:sz="0" w:space="0" w:color="auto"/>
        <w:bottom w:val="none" w:sz="0" w:space="0" w:color="auto"/>
        <w:right w:val="none" w:sz="0" w:space="0" w:color="auto"/>
      </w:divBdr>
      <w:divsChild>
        <w:div w:id="11691918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hyperlink" Target="http://dict.bing.com.cn/?FORM=BNGCN" TargetMode="External"/><Relationship Id="rId26" Type="http://schemas.openxmlformats.org/officeDocument/2006/relationships/oleObject" Target="embeddings/Microsoft_Visio_2003-2010___9.vsd"/><Relationship Id="rId39" Type="http://schemas.openxmlformats.org/officeDocument/2006/relationships/image" Target="media/image18.png"/><Relationship Id="rId21" Type="http://schemas.openxmlformats.org/officeDocument/2006/relationships/image" Target="media/image7.emf"/><Relationship Id="rId34" Type="http://schemas.openxmlformats.org/officeDocument/2006/relationships/oleObject" Target="embeddings/Microsoft_Visio_2003-2010___13.vsd"/><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Microsoft_Visio_2003-2010___6.vsd"/><Relationship Id="rId29" Type="http://schemas.openxmlformats.org/officeDocument/2006/relationships/image" Target="media/image1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oleObject" Target="embeddings/Microsoft_Visio_2003-2010___8.vsd"/><Relationship Id="rId32" Type="http://schemas.openxmlformats.org/officeDocument/2006/relationships/oleObject" Target="embeddings/Microsoft_Visio_2003-2010___12.vsd"/><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image" Target="media/image8.emf"/><Relationship Id="rId28" Type="http://schemas.openxmlformats.org/officeDocument/2006/relationships/oleObject" Target="embeddings/Microsoft_Visio_2003-2010___10.vsd"/><Relationship Id="rId36"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4.emf"/><Relationship Id="rId22" Type="http://schemas.openxmlformats.org/officeDocument/2006/relationships/oleObject" Target="embeddings/Microsoft_Visio_2003-2010___7.vsd"/><Relationship Id="rId27" Type="http://schemas.openxmlformats.org/officeDocument/2006/relationships/image" Target="media/image10.emf"/><Relationship Id="rId30" Type="http://schemas.openxmlformats.org/officeDocument/2006/relationships/oleObject" Target="embeddings/Microsoft_Visio_2003-2010___11.vsd"/><Relationship Id="rId35" Type="http://schemas.openxmlformats.org/officeDocument/2006/relationships/image" Target="media/image1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__5.vsd"/><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47C2E-3520-4BA9-B1FD-F611D811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3121</Words>
  <Characters>17795</Characters>
  <Application>Microsoft Office Word</Application>
  <DocSecurity>0</DocSecurity>
  <PresentationFormat/>
  <Lines>148</Lines>
  <Paragraphs>41</Paragraphs>
  <Slides>0</Slides>
  <Notes>0</Notes>
  <HiddenSlides>0</HiddenSlides>
  <MMClips>0</MMClips>
  <ScaleCrop>false</ScaleCrop>
  <Manager/>
  <Company/>
  <LinksUpToDate>false</LinksUpToDate>
  <CharactersWithSpaces>20875</CharactersWithSpaces>
  <SharedDoc>false</SharedDoc>
  <HLinks>
    <vt:vector size="6" baseType="variant">
      <vt:variant>
        <vt:i4>6422582</vt:i4>
      </vt:variant>
      <vt:variant>
        <vt:i4>15</vt:i4>
      </vt:variant>
      <vt:variant>
        <vt:i4>0</vt:i4>
      </vt:variant>
      <vt:variant>
        <vt:i4>5</vt:i4>
      </vt:variant>
      <vt:variant>
        <vt:lpwstr>http://dict.bing.com.cn/?FORM=BNGCN</vt:lpwstr>
      </vt:variant>
      <vt:variant>
        <vt:lpwstr>dedicated</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PLC构建数控语言的方法研究</dc:title>
  <dc:subject/>
  <dc:creator>雨林木风</dc:creator>
  <cp:keywords/>
  <dc:description/>
  <cp:lastModifiedBy>Huifeng WU</cp:lastModifiedBy>
  <cp:revision>2</cp:revision>
  <cp:lastPrinted>1899-12-30T00:00:00Z</cp:lastPrinted>
  <dcterms:created xsi:type="dcterms:W3CDTF">2018-01-01T03:26:00Z</dcterms:created>
  <dcterms:modified xsi:type="dcterms:W3CDTF">2018-01-01T03:26:00Z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